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85ADA66" w14:textId="3E73B48F" w:rsidR="00D049DD" w:rsidRPr="00BC07ED" w:rsidRDefault="00146561">
      <w:pPr>
        <w:rPr>
          <w:rFonts w:ascii="Cambria" w:hAnsi="Cambria" w:cs="Calibri"/>
          <w:sz w:val="52"/>
          <w:szCs w:val="52"/>
        </w:rPr>
      </w:pPr>
      <w:r w:rsidRPr="00BC07ED">
        <w:rPr>
          <w:rFonts w:ascii="Cambria" w:hAnsi="Cambria"/>
          <w:noProof/>
        </w:rPr>
        <w:drawing>
          <wp:anchor distT="0" distB="0" distL="114300" distR="114300" simplePos="0" relativeHeight="251658242" behindDoc="0" locked="0" layoutInCell="1" allowOverlap="1" wp14:anchorId="7A25DF16" wp14:editId="23946F90">
            <wp:simplePos x="0" y="0"/>
            <wp:positionH relativeFrom="margin">
              <wp:align>center</wp:align>
            </wp:positionH>
            <wp:positionV relativeFrom="margin">
              <wp:posOffset>-469265</wp:posOffset>
            </wp:positionV>
            <wp:extent cx="6316345" cy="6316345"/>
            <wp:effectExtent l="133350" t="114300" r="122555" b="160655"/>
            <wp:wrapSquare wrapText="bothSides"/>
            <wp:docPr id="583220876" name="Picture 1" descr="Photographs of Buildings That Become Abstract Art | WIRED">
              <a:extLst xmlns:a="http://schemas.openxmlformats.org/drawingml/2006/main">
                <a:ext uri="{FF2B5EF4-FFF2-40B4-BE49-F238E27FC236}">
                  <a16:creationId xmlns:a16="http://schemas.microsoft.com/office/drawing/2014/main" id="{238FE9C0-FFD8-4211-BA20-C8D213E6E7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20876" name="Picture 1" descr="Photographs of Buildings That Become Abstract Art | WIR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16345" cy="63163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135747">
        <w:rPr>
          <w:rFonts w:ascii="Cambria" w:hAnsi="Cambria" w:cs="Calibri"/>
          <w:sz w:val="52"/>
          <w:szCs w:val="52"/>
        </w:rPr>
        <w:t xml:space="preserve"> </w:t>
      </w:r>
      <w:r w:rsidR="00BC07ED" w:rsidRPr="00BC07ED">
        <w:rPr>
          <w:rFonts w:ascii="Cambria" w:hAnsi="Cambria" w:cs="Calibri"/>
          <w:sz w:val="52"/>
          <w:szCs w:val="52"/>
        </w:rPr>
        <w:t xml:space="preserve">Configuring </w:t>
      </w:r>
      <w:r w:rsidR="00732305" w:rsidRPr="00BC07ED">
        <w:rPr>
          <w:rFonts w:ascii="Cambria" w:hAnsi="Cambria" w:cs="Calibri"/>
          <w:sz w:val="52"/>
          <w:szCs w:val="52"/>
        </w:rPr>
        <w:t>multi-Area OSPF</w:t>
      </w:r>
      <w:r w:rsidR="00BC07ED" w:rsidRPr="00BC07ED">
        <w:rPr>
          <w:rFonts w:ascii="Cambria" w:hAnsi="Cambria" w:cs="Calibri"/>
          <w:sz w:val="52"/>
          <w:szCs w:val="52"/>
        </w:rPr>
        <w:t xml:space="preserve"> topology</w:t>
      </w:r>
    </w:p>
    <w:p w14:paraId="2C425DA4" w14:textId="24B49104" w:rsidR="00BC07ED" w:rsidRPr="00C66BED" w:rsidRDefault="00BC07ED" w:rsidP="00BC07ED">
      <w:pPr>
        <w:jc w:val="center"/>
        <w:rPr>
          <w:rFonts w:ascii="Cambria" w:hAnsi="Cambria" w:cs="Calibri"/>
          <w:sz w:val="40"/>
          <w:szCs w:val="40"/>
        </w:rPr>
      </w:pPr>
      <w:r w:rsidRPr="00C66BED">
        <w:rPr>
          <w:rFonts w:ascii="Cambria" w:hAnsi="Cambria" w:cs="Calibri"/>
          <w:sz w:val="40"/>
          <w:szCs w:val="40"/>
        </w:rPr>
        <w:t>Evan Gall - CCNP</w:t>
      </w:r>
    </w:p>
    <w:p w14:paraId="56405B48" w14:textId="77777777" w:rsidR="00E97B57" w:rsidRDefault="00E97B57">
      <w:pPr>
        <w:rPr>
          <w:rFonts w:ascii="Cambria" w:hAnsi="Cambria" w:cs="Calibri"/>
        </w:rPr>
      </w:pPr>
    </w:p>
    <w:p w14:paraId="08C11D97" w14:textId="23B00F66" w:rsidR="00C66BED" w:rsidRDefault="00C66BED">
      <w:pPr>
        <w:rPr>
          <w:rFonts w:ascii="Cambria" w:hAnsi="Cambria" w:cs="Calibri"/>
        </w:rPr>
      </w:pPr>
      <w:r>
        <w:rPr>
          <w:rFonts w:ascii="Cambria" w:hAnsi="Cambria" w:cs="Calibri"/>
          <w:noProof/>
        </w:rPr>
        <w:drawing>
          <wp:anchor distT="0" distB="0" distL="114300" distR="114300" simplePos="0" relativeHeight="251658241" behindDoc="0" locked="0" layoutInCell="1" allowOverlap="1" wp14:anchorId="344B7081" wp14:editId="7E13CBBF">
            <wp:simplePos x="914400" y="8133907"/>
            <wp:positionH relativeFrom="margin">
              <wp:align>center</wp:align>
            </wp:positionH>
            <wp:positionV relativeFrom="margin">
              <wp:align>bottom</wp:align>
            </wp:positionV>
            <wp:extent cx="1733107" cy="914695"/>
            <wp:effectExtent l="0" t="0" r="635" b="0"/>
            <wp:wrapSquare wrapText="bothSides"/>
            <wp:docPr id="628990103"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90103" name="Graphic 628990103"/>
                    <pic:cNvPicPr/>
                  </pic:nvPicPr>
                  <pic:blipFill>
                    <a:blip r:embed="rId7">
                      <a:extLst>
                        <a:ext uri="{96DAC541-7B7A-43D3-8B79-37D633B846F1}">
                          <asvg:svgBlip xmlns:asvg="http://schemas.microsoft.com/office/drawing/2016/SVG/main" r:embed="rId8"/>
                        </a:ext>
                      </a:extLst>
                    </a:blip>
                    <a:stretch>
                      <a:fillRect/>
                    </a:stretch>
                  </pic:blipFill>
                  <pic:spPr>
                    <a:xfrm>
                      <a:off x="0" y="0"/>
                      <a:ext cx="1733107" cy="914695"/>
                    </a:xfrm>
                    <a:prstGeom prst="rect">
                      <a:avLst/>
                    </a:prstGeom>
                  </pic:spPr>
                </pic:pic>
              </a:graphicData>
            </a:graphic>
          </wp:anchor>
        </w:drawing>
      </w:r>
    </w:p>
    <w:p w14:paraId="49B4FFF5" w14:textId="77777777" w:rsidR="00C66BED" w:rsidRDefault="00C66BED">
      <w:pPr>
        <w:rPr>
          <w:rFonts w:ascii="Cambria" w:hAnsi="Cambria" w:cs="Calibri"/>
        </w:rPr>
      </w:pPr>
    </w:p>
    <w:p w14:paraId="4A869BFB" w14:textId="77777777" w:rsidR="00C66BED" w:rsidRDefault="00C66BED">
      <w:pPr>
        <w:rPr>
          <w:rFonts w:ascii="Cambria" w:hAnsi="Cambria" w:cs="Calibri"/>
        </w:rPr>
      </w:pPr>
    </w:p>
    <w:p w14:paraId="01A55B4C" w14:textId="77777777" w:rsidR="00802681" w:rsidRDefault="00802681">
      <w:pPr>
        <w:rPr>
          <w:rFonts w:ascii="Cambria" w:hAnsi="Cambria" w:cs="Calibri"/>
        </w:rPr>
      </w:pPr>
    </w:p>
    <w:p w14:paraId="2B0E89CF" w14:textId="0AEEAE67" w:rsidR="00E97054" w:rsidRPr="00BC07ED" w:rsidRDefault="004D54F6">
      <w:pPr>
        <w:rPr>
          <w:rFonts w:ascii="Cambria" w:hAnsi="Cambria" w:cs="Calibri"/>
        </w:rPr>
      </w:pPr>
      <w:r w:rsidRPr="00BC07ED">
        <w:rPr>
          <w:rFonts w:ascii="Cambria" w:hAnsi="Cambria" w:cs="Calibri"/>
        </w:rPr>
        <w:lastRenderedPageBreak/>
        <w:t>Evan Gall</w:t>
      </w:r>
    </w:p>
    <w:p w14:paraId="2C97F9B4" w14:textId="59A3A498" w:rsidR="004D54F6" w:rsidRPr="00BC07ED" w:rsidRDefault="004D54F6">
      <w:pPr>
        <w:rPr>
          <w:rFonts w:ascii="Cambria" w:hAnsi="Cambria" w:cs="Calibri"/>
        </w:rPr>
      </w:pPr>
      <w:r w:rsidRPr="00BC07ED">
        <w:rPr>
          <w:rFonts w:ascii="Cambria" w:hAnsi="Cambria" w:cs="Calibri"/>
        </w:rPr>
        <w:t>Multi-Area OSPF lab</w:t>
      </w:r>
    </w:p>
    <w:p w14:paraId="333D9D4D" w14:textId="3B65680A" w:rsidR="004D54F6" w:rsidRPr="00BC07ED" w:rsidRDefault="004D54F6">
      <w:pPr>
        <w:rPr>
          <w:rFonts w:ascii="Cambria" w:hAnsi="Cambria" w:cs="Calibri"/>
        </w:rPr>
      </w:pPr>
      <w:r w:rsidRPr="00BC07ED">
        <w:rPr>
          <w:rFonts w:ascii="Cambria" w:hAnsi="Cambria" w:cs="Calibri"/>
        </w:rPr>
        <w:t>Consists of: Seven Cisco 4321Routers</w:t>
      </w:r>
    </w:p>
    <w:p w14:paraId="72058527" w14:textId="03DCE971" w:rsidR="002965E4" w:rsidRPr="00BC07ED" w:rsidRDefault="002965E4">
      <w:pPr>
        <w:rPr>
          <w:rFonts w:ascii="Cambria" w:hAnsi="Cambria" w:cs="Calibri"/>
          <w:b/>
          <w:u w:val="single"/>
        </w:rPr>
      </w:pPr>
      <w:r w:rsidRPr="00BC07ED">
        <w:rPr>
          <w:rFonts w:ascii="Cambria" w:hAnsi="Cambria" w:cs="Calibri"/>
          <w:b/>
          <w:u w:val="single"/>
        </w:rPr>
        <w:t>Network Diagram and IPs</w:t>
      </w:r>
    </w:p>
    <w:p w14:paraId="2DCECCB2" w14:textId="1369BBBD" w:rsidR="004D54F6" w:rsidRPr="00BC07ED" w:rsidRDefault="004D54F6" w:rsidP="004D54F6">
      <w:pPr>
        <w:rPr>
          <w:rFonts w:ascii="Cambria" w:hAnsi="Cambria" w:cs="Calibri"/>
        </w:rPr>
      </w:pPr>
      <w:r w:rsidRPr="00BC07ED">
        <w:rPr>
          <w:rFonts w:ascii="Cambria" w:hAnsi="Cambria" w:cs="Calibri"/>
          <w:noProof/>
        </w:rPr>
        <w:drawing>
          <wp:anchor distT="0" distB="0" distL="114300" distR="114300" simplePos="0" relativeHeight="251658240" behindDoc="0" locked="0" layoutInCell="1" allowOverlap="1" wp14:anchorId="2337C6B5" wp14:editId="61EB8684">
            <wp:simplePos x="0" y="0"/>
            <wp:positionH relativeFrom="margin">
              <wp:align>center</wp:align>
            </wp:positionH>
            <wp:positionV relativeFrom="margin">
              <wp:posOffset>1387475</wp:posOffset>
            </wp:positionV>
            <wp:extent cx="5943600" cy="3543300"/>
            <wp:effectExtent l="133350" t="114300" r="133350" b="171450"/>
            <wp:wrapSquare wrapText="bothSides"/>
            <wp:docPr id="794100228" name="Picture 2">
              <a:extLst xmlns:a="http://schemas.openxmlformats.org/drawingml/2006/main">
                <a:ext uri="{FF2B5EF4-FFF2-40B4-BE49-F238E27FC236}">
                  <a16:creationId xmlns:a16="http://schemas.microsoft.com/office/drawing/2014/main" id="{5E2D4DA6-3EB8-4518-87E4-498B139E9E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5433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tbl>
      <w:tblPr>
        <w:tblStyle w:val="TableGrid"/>
        <w:tblW w:w="0" w:type="auto"/>
        <w:tblLook w:val="04A0" w:firstRow="1" w:lastRow="0" w:firstColumn="1" w:lastColumn="0" w:noHBand="0" w:noVBand="1"/>
      </w:tblPr>
      <w:tblGrid>
        <w:gridCol w:w="1784"/>
        <w:gridCol w:w="1804"/>
        <w:gridCol w:w="1797"/>
        <w:gridCol w:w="2192"/>
        <w:gridCol w:w="1773"/>
      </w:tblGrid>
      <w:tr w:rsidR="004D54F6" w:rsidRPr="00BC07ED" w14:paraId="4606F0B5" w14:textId="77777777" w:rsidTr="00BD76BD">
        <w:tc>
          <w:tcPr>
            <w:tcW w:w="1784" w:type="dxa"/>
          </w:tcPr>
          <w:p w14:paraId="4CA805A9" w14:textId="2BF9B5AE" w:rsidR="004D54F6" w:rsidRPr="00BC07ED" w:rsidRDefault="004D54F6">
            <w:pPr>
              <w:rPr>
                <w:rFonts w:ascii="Cambria" w:hAnsi="Cambria" w:cs="Calibri"/>
              </w:rPr>
            </w:pPr>
            <w:r w:rsidRPr="00BC07ED">
              <w:rPr>
                <w:rFonts w:ascii="Cambria" w:hAnsi="Cambria" w:cs="Calibri"/>
              </w:rPr>
              <w:t>Router #</w:t>
            </w:r>
          </w:p>
        </w:tc>
        <w:tc>
          <w:tcPr>
            <w:tcW w:w="1804" w:type="dxa"/>
          </w:tcPr>
          <w:p w14:paraId="64EDFE3C" w14:textId="62A117EA" w:rsidR="004D54F6" w:rsidRPr="00BC07ED" w:rsidRDefault="004D54F6">
            <w:pPr>
              <w:rPr>
                <w:rFonts w:ascii="Cambria" w:hAnsi="Cambria" w:cs="Calibri"/>
              </w:rPr>
            </w:pPr>
            <w:r w:rsidRPr="00BC07ED">
              <w:rPr>
                <w:rFonts w:ascii="Cambria" w:hAnsi="Cambria" w:cs="Calibri"/>
              </w:rPr>
              <w:t>Interface</w:t>
            </w:r>
          </w:p>
        </w:tc>
        <w:tc>
          <w:tcPr>
            <w:tcW w:w="1797" w:type="dxa"/>
          </w:tcPr>
          <w:p w14:paraId="193F20EF" w14:textId="1EA3231B" w:rsidR="004D54F6" w:rsidRPr="00BC07ED" w:rsidRDefault="004D54F6">
            <w:pPr>
              <w:rPr>
                <w:rFonts w:ascii="Cambria" w:hAnsi="Cambria" w:cs="Calibri"/>
              </w:rPr>
            </w:pPr>
            <w:r w:rsidRPr="00BC07ED">
              <w:rPr>
                <w:rFonts w:ascii="Cambria" w:hAnsi="Cambria" w:cs="Calibri"/>
              </w:rPr>
              <w:t>Ipv4 Address</w:t>
            </w:r>
          </w:p>
        </w:tc>
        <w:tc>
          <w:tcPr>
            <w:tcW w:w="2192" w:type="dxa"/>
          </w:tcPr>
          <w:p w14:paraId="25DF4233" w14:textId="751C9ADF" w:rsidR="004D54F6" w:rsidRPr="00BC07ED" w:rsidRDefault="004D54F6">
            <w:pPr>
              <w:rPr>
                <w:rFonts w:ascii="Cambria" w:hAnsi="Cambria" w:cs="Calibri"/>
              </w:rPr>
            </w:pPr>
            <w:r w:rsidRPr="00BC07ED">
              <w:rPr>
                <w:rFonts w:ascii="Cambria" w:hAnsi="Cambria" w:cs="Calibri"/>
              </w:rPr>
              <w:t>Ipv6 Address</w:t>
            </w:r>
          </w:p>
        </w:tc>
        <w:tc>
          <w:tcPr>
            <w:tcW w:w="1773" w:type="dxa"/>
          </w:tcPr>
          <w:p w14:paraId="00FB5C0C" w14:textId="2EAAAC83" w:rsidR="004D54F6" w:rsidRPr="00BC07ED" w:rsidRDefault="004D54F6">
            <w:pPr>
              <w:rPr>
                <w:rFonts w:ascii="Cambria" w:hAnsi="Cambria" w:cs="Calibri"/>
              </w:rPr>
            </w:pPr>
            <w:r w:rsidRPr="00BC07ED">
              <w:rPr>
                <w:rFonts w:ascii="Cambria" w:hAnsi="Cambria" w:cs="Calibri"/>
              </w:rPr>
              <w:t>OSPF Area #</w:t>
            </w:r>
          </w:p>
        </w:tc>
      </w:tr>
      <w:tr w:rsidR="004D54F6" w:rsidRPr="00BC07ED" w14:paraId="66B171A3" w14:textId="77777777" w:rsidTr="00BD76BD">
        <w:tc>
          <w:tcPr>
            <w:tcW w:w="1784" w:type="dxa"/>
          </w:tcPr>
          <w:p w14:paraId="134D1A03" w14:textId="64A8D6D5" w:rsidR="004D54F6" w:rsidRPr="00BC07ED" w:rsidRDefault="004D54F6">
            <w:pPr>
              <w:rPr>
                <w:rFonts w:ascii="Cambria" w:hAnsi="Cambria" w:cs="Calibri"/>
              </w:rPr>
            </w:pPr>
            <w:r w:rsidRPr="00BC07ED">
              <w:rPr>
                <w:rFonts w:ascii="Cambria" w:hAnsi="Cambria" w:cs="Calibri"/>
              </w:rPr>
              <w:t>1</w:t>
            </w:r>
          </w:p>
        </w:tc>
        <w:tc>
          <w:tcPr>
            <w:tcW w:w="1804" w:type="dxa"/>
          </w:tcPr>
          <w:p w14:paraId="0FEBA442" w14:textId="553F2208" w:rsidR="004D54F6" w:rsidRPr="00BC07ED" w:rsidRDefault="004D54F6">
            <w:pPr>
              <w:rPr>
                <w:rFonts w:ascii="Cambria" w:hAnsi="Cambria" w:cs="Calibri"/>
              </w:rPr>
            </w:pPr>
            <w:r w:rsidRPr="00BC07ED">
              <w:rPr>
                <w:rFonts w:ascii="Cambria" w:hAnsi="Cambria" w:cs="Calibri"/>
              </w:rPr>
              <w:t>G0/0/1</w:t>
            </w:r>
          </w:p>
        </w:tc>
        <w:tc>
          <w:tcPr>
            <w:tcW w:w="1797" w:type="dxa"/>
          </w:tcPr>
          <w:p w14:paraId="5E09302C" w14:textId="3F06520A" w:rsidR="004D54F6" w:rsidRPr="00BC07ED" w:rsidRDefault="004D54F6">
            <w:pPr>
              <w:rPr>
                <w:rFonts w:ascii="Cambria" w:hAnsi="Cambria" w:cs="Calibri"/>
              </w:rPr>
            </w:pPr>
            <w:r w:rsidRPr="00BC07ED">
              <w:rPr>
                <w:rFonts w:ascii="Cambria" w:hAnsi="Cambria" w:cs="Calibri"/>
              </w:rPr>
              <w:t>10.0.1.1</w:t>
            </w:r>
          </w:p>
        </w:tc>
        <w:tc>
          <w:tcPr>
            <w:tcW w:w="2192" w:type="dxa"/>
          </w:tcPr>
          <w:p w14:paraId="2189EAAB" w14:textId="25CBD33C" w:rsidR="004D54F6" w:rsidRPr="00BC07ED" w:rsidRDefault="004D54F6">
            <w:pPr>
              <w:rPr>
                <w:rFonts w:ascii="Cambria" w:hAnsi="Cambria" w:cs="Calibri"/>
              </w:rPr>
            </w:pPr>
            <w:r w:rsidRPr="00BC07ED">
              <w:rPr>
                <w:rFonts w:ascii="Cambria" w:hAnsi="Cambria" w:cs="Calibri"/>
              </w:rPr>
              <w:t>2001:db8:1:</w:t>
            </w:r>
            <w:proofErr w:type="gramStart"/>
            <w:r w:rsidRPr="00BC07ED">
              <w:rPr>
                <w:rFonts w:ascii="Cambria" w:hAnsi="Cambria" w:cs="Calibri"/>
              </w:rPr>
              <w:t>1::</w:t>
            </w:r>
            <w:proofErr w:type="gramEnd"/>
            <w:r w:rsidRPr="00BC07ED">
              <w:rPr>
                <w:rFonts w:ascii="Cambria" w:hAnsi="Cambria" w:cs="Calibri"/>
              </w:rPr>
              <w:t>1/64</w:t>
            </w:r>
          </w:p>
        </w:tc>
        <w:tc>
          <w:tcPr>
            <w:tcW w:w="1773" w:type="dxa"/>
          </w:tcPr>
          <w:p w14:paraId="42FC5E10" w14:textId="084EA827" w:rsidR="004D54F6" w:rsidRPr="00BC07ED" w:rsidRDefault="00BD76BD">
            <w:pPr>
              <w:rPr>
                <w:rFonts w:ascii="Cambria" w:hAnsi="Cambria" w:cs="Calibri"/>
              </w:rPr>
            </w:pPr>
            <w:r w:rsidRPr="00BC07ED">
              <w:rPr>
                <w:rFonts w:ascii="Cambria" w:hAnsi="Cambria" w:cs="Calibri"/>
              </w:rPr>
              <w:t>1</w:t>
            </w:r>
          </w:p>
        </w:tc>
      </w:tr>
      <w:tr w:rsidR="004D54F6" w:rsidRPr="00BC07ED" w14:paraId="2678BE45" w14:textId="77777777" w:rsidTr="00BD76BD">
        <w:tc>
          <w:tcPr>
            <w:tcW w:w="1784" w:type="dxa"/>
          </w:tcPr>
          <w:p w14:paraId="406174A6" w14:textId="4C959717" w:rsidR="004D54F6" w:rsidRPr="00BC07ED" w:rsidRDefault="00BD76BD">
            <w:pPr>
              <w:rPr>
                <w:rFonts w:ascii="Cambria" w:hAnsi="Cambria" w:cs="Calibri"/>
              </w:rPr>
            </w:pPr>
            <w:r w:rsidRPr="00BC07ED">
              <w:rPr>
                <w:rFonts w:ascii="Cambria" w:hAnsi="Cambria" w:cs="Calibri"/>
              </w:rPr>
              <w:t>2</w:t>
            </w:r>
          </w:p>
        </w:tc>
        <w:tc>
          <w:tcPr>
            <w:tcW w:w="1804" w:type="dxa"/>
          </w:tcPr>
          <w:p w14:paraId="75C4D680" w14:textId="45E14ABA" w:rsidR="004D54F6" w:rsidRPr="00BC07ED" w:rsidRDefault="00BD76BD">
            <w:pPr>
              <w:rPr>
                <w:rFonts w:ascii="Cambria" w:hAnsi="Cambria" w:cs="Calibri"/>
              </w:rPr>
            </w:pPr>
            <w:r w:rsidRPr="00BC07ED">
              <w:rPr>
                <w:rFonts w:ascii="Cambria" w:hAnsi="Cambria" w:cs="Calibri"/>
              </w:rPr>
              <w:t>G0/0/0</w:t>
            </w:r>
          </w:p>
        </w:tc>
        <w:tc>
          <w:tcPr>
            <w:tcW w:w="1797" w:type="dxa"/>
          </w:tcPr>
          <w:p w14:paraId="1B65D04F" w14:textId="3BB0337B" w:rsidR="004D54F6" w:rsidRPr="00BC07ED" w:rsidRDefault="00BD76BD">
            <w:pPr>
              <w:rPr>
                <w:rFonts w:ascii="Cambria" w:hAnsi="Cambria" w:cs="Calibri"/>
              </w:rPr>
            </w:pPr>
            <w:r w:rsidRPr="00BC07ED">
              <w:rPr>
                <w:rFonts w:ascii="Cambria" w:hAnsi="Cambria" w:cs="Calibri"/>
              </w:rPr>
              <w:t>10.0.1.2</w:t>
            </w:r>
          </w:p>
        </w:tc>
        <w:tc>
          <w:tcPr>
            <w:tcW w:w="2192" w:type="dxa"/>
          </w:tcPr>
          <w:p w14:paraId="2BF51814" w14:textId="1695A831" w:rsidR="004D54F6" w:rsidRPr="00BC07ED" w:rsidRDefault="00BD76BD">
            <w:pPr>
              <w:rPr>
                <w:rFonts w:ascii="Cambria" w:hAnsi="Cambria" w:cs="Calibri"/>
              </w:rPr>
            </w:pPr>
            <w:r w:rsidRPr="00BC07ED">
              <w:rPr>
                <w:rFonts w:ascii="Cambria" w:hAnsi="Cambria" w:cs="Calibri"/>
              </w:rPr>
              <w:t>2001:db8:1:</w:t>
            </w:r>
            <w:proofErr w:type="gramStart"/>
            <w:r w:rsidRPr="00BC07ED">
              <w:rPr>
                <w:rFonts w:ascii="Cambria" w:hAnsi="Cambria" w:cs="Calibri"/>
              </w:rPr>
              <w:t>1::</w:t>
            </w:r>
            <w:proofErr w:type="gramEnd"/>
            <w:r w:rsidRPr="00BC07ED">
              <w:rPr>
                <w:rFonts w:ascii="Cambria" w:hAnsi="Cambria" w:cs="Calibri"/>
              </w:rPr>
              <w:t>2/64</w:t>
            </w:r>
          </w:p>
        </w:tc>
        <w:tc>
          <w:tcPr>
            <w:tcW w:w="1773" w:type="dxa"/>
          </w:tcPr>
          <w:p w14:paraId="74A985A3" w14:textId="0662220B" w:rsidR="004D54F6" w:rsidRPr="00BC07ED" w:rsidRDefault="00BD76BD">
            <w:pPr>
              <w:rPr>
                <w:rFonts w:ascii="Cambria" w:hAnsi="Cambria" w:cs="Calibri"/>
              </w:rPr>
            </w:pPr>
            <w:r w:rsidRPr="00BC07ED">
              <w:rPr>
                <w:rFonts w:ascii="Cambria" w:hAnsi="Cambria" w:cs="Calibri"/>
              </w:rPr>
              <w:t>1</w:t>
            </w:r>
          </w:p>
        </w:tc>
      </w:tr>
      <w:tr w:rsidR="004D54F6" w:rsidRPr="00BC07ED" w14:paraId="50CA7058" w14:textId="77777777" w:rsidTr="00BD76BD">
        <w:tc>
          <w:tcPr>
            <w:tcW w:w="1784" w:type="dxa"/>
          </w:tcPr>
          <w:p w14:paraId="012820E1" w14:textId="2593C95C" w:rsidR="004D54F6" w:rsidRPr="00BC07ED" w:rsidRDefault="004D54F6">
            <w:pPr>
              <w:rPr>
                <w:rFonts w:ascii="Cambria" w:hAnsi="Cambria" w:cs="Calibri"/>
              </w:rPr>
            </w:pPr>
          </w:p>
        </w:tc>
        <w:tc>
          <w:tcPr>
            <w:tcW w:w="1804" w:type="dxa"/>
          </w:tcPr>
          <w:p w14:paraId="7B8219F9" w14:textId="2FC68C99" w:rsidR="004D54F6" w:rsidRPr="00BC07ED" w:rsidRDefault="00BD76BD">
            <w:pPr>
              <w:rPr>
                <w:rFonts w:ascii="Cambria" w:hAnsi="Cambria" w:cs="Calibri"/>
              </w:rPr>
            </w:pPr>
            <w:r w:rsidRPr="00BC07ED">
              <w:rPr>
                <w:rFonts w:ascii="Cambria" w:hAnsi="Cambria" w:cs="Calibri"/>
              </w:rPr>
              <w:t>G0/0/1</w:t>
            </w:r>
          </w:p>
        </w:tc>
        <w:tc>
          <w:tcPr>
            <w:tcW w:w="1797" w:type="dxa"/>
          </w:tcPr>
          <w:p w14:paraId="492B552D" w14:textId="7B6AA1B4" w:rsidR="004D54F6" w:rsidRPr="00BC07ED" w:rsidRDefault="00BD76BD">
            <w:pPr>
              <w:rPr>
                <w:rFonts w:ascii="Cambria" w:hAnsi="Cambria" w:cs="Calibri"/>
              </w:rPr>
            </w:pPr>
            <w:r w:rsidRPr="00BC07ED">
              <w:rPr>
                <w:rFonts w:ascii="Cambria" w:hAnsi="Cambria" w:cs="Calibri"/>
              </w:rPr>
              <w:t>10.0.1.5</w:t>
            </w:r>
          </w:p>
        </w:tc>
        <w:tc>
          <w:tcPr>
            <w:tcW w:w="2192" w:type="dxa"/>
          </w:tcPr>
          <w:p w14:paraId="1E6F7E22" w14:textId="00A66369" w:rsidR="004D54F6" w:rsidRPr="00BC07ED" w:rsidRDefault="00BD76BD">
            <w:pPr>
              <w:rPr>
                <w:rFonts w:ascii="Cambria" w:hAnsi="Cambria" w:cs="Calibri"/>
              </w:rPr>
            </w:pPr>
            <w:r w:rsidRPr="00BC07ED">
              <w:rPr>
                <w:rFonts w:ascii="Cambria" w:hAnsi="Cambria" w:cs="Calibri"/>
              </w:rPr>
              <w:t>2001:db8:1:</w:t>
            </w:r>
            <w:proofErr w:type="gramStart"/>
            <w:r w:rsidRPr="00BC07ED">
              <w:rPr>
                <w:rFonts w:ascii="Cambria" w:hAnsi="Cambria" w:cs="Calibri"/>
              </w:rPr>
              <w:t>2::</w:t>
            </w:r>
            <w:proofErr w:type="gramEnd"/>
            <w:r w:rsidRPr="00BC07ED">
              <w:rPr>
                <w:rFonts w:ascii="Cambria" w:hAnsi="Cambria" w:cs="Calibri"/>
              </w:rPr>
              <w:t>1/64</w:t>
            </w:r>
          </w:p>
        </w:tc>
        <w:tc>
          <w:tcPr>
            <w:tcW w:w="1773" w:type="dxa"/>
          </w:tcPr>
          <w:p w14:paraId="3646AF93" w14:textId="0A405265" w:rsidR="004D54F6" w:rsidRPr="00BC07ED" w:rsidRDefault="00BD76BD">
            <w:pPr>
              <w:rPr>
                <w:rFonts w:ascii="Cambria" w:hAnsi="Cambria" w:cs="Calibri"/>
              </w:rPr>
            </w:pPr>
            <w:r w:rsidRPr="00BC07ED">
              <w:rPr>
                <w:rFonts w:ascii="Cambria" w:hAnsi="Cambria" w:cs="Calibri"/>
              </w:rPr>
              <w:t>0</w:t>
            </w:r>
          </w:p>
        </w:tc>
      </w:tr>
      <w:tr w:rsidR="004D54F6" w:rsidRPr="00BC07ED" w14:paraId="421F038A" w14:textId="77777777" w:rsidTr="00BD76BD">
        <w:tc>
          <w:tcPr>
            <w:tcW w:w="1784" w:type="dxa"/>
          </w:tcPr>
          <w:p w14:paraId="0144C6ED" w14:textId="1FBECFDA" w:rsidR="004D54F6" w:rsidRPr="00BC07ED" w:rsidRDefault="00BD76BD">
            <w:pPr>
              <w:rPr>
                <w:rFonts w:ascii="Cambria" w:hAnsi="Cambria" w:cs="Calibri"/>
              </w:rPr>
            </w:pPr>
            <w:r w:rsidRPr="00BC07ED">
              <w:rPr>
                <w:rFonts w:ascii="Cambria" w:hAnsi="Cambria" w:cs="Calibri"/>
              </w:rPr>
              <w:t>3</w:t>
            </w:r>
          </w:p>
        </w:tc>
        <w:tc>
          <w:tcPr>
            <w:tcW w:w="1804" w:type="dxa"/>
          </w:tcPr>
          <w:p w14:paraId="4690153D" w14:textId="1D7D62AB" w:rsidR="004D54F6" w:rsidRPr="00BC07ED" w:rsidRDefault="00BD76BD">
            <w:pPr>
              <w:rPr>
                <w:rFonts w:ascii="Cambria" w:hAnsi="Cambria" w:cs="Calibri"/>
              </w:rPr>
            </w:pPr>
            <w:r w:rsidRPr="00BC07ED">
              <w:rPr>
                <w:rFonts w:ascii="Cambria" w:hAnsi="Cambria" w:cs="Calibri"/>
              </w:rPr>
              <w:t>G0/0/0</w:t>
            </w:r>
          </w:p>
        </w:tc>
        <w:tc>
          <w:tcPr>
            <w:tcW w:w="1797" w:type="dxa"/>
          </w:tcPr>
          <w:p w14:paraId="208BA645" w14:textId="585969E3" w:rsidR="004D54F6" w:rsidRPr="00BC07ED" w:rsidRDefault="00BD76BD">
            <w:pPr>
              <w:rPr>
                <w:rFonts w:ascii="Cambria" w:hAnsi="Cambria" w:cs="Calibri"/>
              </w:rPr>
            </w:pPr>
            <w:r w:rsidRPr="00BC07ED">
              <w:rPr>
                <w:rFonts w:ascii="Cambria" w:hAnsi="Cambria" w:cs="Calibri"/>
              </w:rPr>
              <w:t>10.0.1.6</w:t>
            </w:r>
          </w:p>
        </w:tc>
        <w:tc>
          <w:tcPr>
            <w:tcW w:w="2192" w:type="dxa"/>
          </w:tcPr>
          <w:p w14:paraId="28767398" w14:textId="4F1B5E6F" w:rsidR="004D54F6" w:rsidRPr="00BC07ED" w:rsidRDefault="00BD76BD">
            <w:pPr>
              <w:rPr>
                <w:rFonts w:ascii="Cambria" w:hAnsi="Cambria" w:cs="Calibri"/>
              </w:rPr>
            </w:pPr>
            <w:r w:rsidRPr="00BC07ED">
              <w:rPr>
                <w:rFonts w:ascii="Cambria" w:hAnsi="Cambria" w:cs="Calibri"/>
              </w:rPr>
              <w:t>2001:db8:1:</w:t>
            </w:r>
            <w:proofErr w:type="gramStart"/>
            <w:r w:rsidRPr="00BC07ED">
              <w:rPr>
                <w:rFonts w:ascii="Cambria" w:hAnsi="Cambria" w:cs="Calibri"/>
              </w:rPr>
              <w:t>2::</w:t>
            </w:r>
            <w:proofErr w:type="gramEnd"/>
            <w:r w:rsidRPr="00BC07ED">
              <w:rPr>
                <w:rFonts w:ascii="Cambria" w:hAnsi="Cambria" w:cs="Calibri"/>
              </w:rPr>
              <w:t>2/64</w:t>
            </w:r>
          </w:p>
        </w:tc>
        <w:tc>
          <w:tcPr>
            <w:tcW w:w="1773" w:type="dxa"/>
          </w:tcPr>
          <w:p w14:paraId="633D4F7B" w14:textId="680296FF" w:rsidR="004D54F6" w:rsidRPr="00BC07ED" w:rsidRDefault="00BD76BD">
            <w:pPr>
              <w:rPr>
                <w:rFonts w:ascii="Cambria" w:hAnsi="Cambria" w:cs="Calibri"/>
              </w:rPr>
            </w:pPr>
            <w:r w:rsidRPr="00BC07ED">
              <w:rPr>
                <w:rFonts w:ascii="Cambria" w:hAnsi="Cambria" w:cs="Calibri"/>
              </w:rPr>
              <w:t>0</w:t>
            </w:r>
          </w:p>
        </w:tc>
      </w:tr>
      <w:tr w:rsidR="004D54F6" w:rsidRPr="00BC07ED" w14:paraId="21C732C0" w14:textId="77777777" w:rsidTr="00BD76BD">
        <w:tc>
          <w:tcPr>
            <w:tcW w:w="1784" w:type="dxa"/>
          </w:tcPr>
          <w:p w14:paraId="3AD7A784" w14:textId="7556FF79" w:rsidR="004D54F6" w:rsidRPr="00BC07ED" w:rsidRDefault="004D54F6">
            <w:pPr>
              <w:rPr>
                <w:rFonts w:ascii="Cambria" w:hAnsi="Cambria" w:cs="Calibri"/>
              </w:rPr>
            </w:pPr>
          </w:p>
        </w:tc>
        <w:tc>
          <w:tcPr>
            <w:tcW w:w="1804" w:type="dxa"/>
          </w:tcPr>
          <w:p w14:paraId="7E423962" w14:textId="1A10705A" w:rsidR="004D54F6" w:rsidRPr="00BC07ED" w:rsidRDefault="00BD76BD">
            <w:pPr>
              <w:rPr>
                <w:rFonts w:ascii="Cambria" w:hAnsi="Cambria" w:cs="Calibri"/>
              </w:rPr>
            </w:pPr>
            <w:r w:rsidRPr="00BC07ED">
              <w:rPr>
                <w:rFonts w:ascii="Cambria" w:hAnsi="Cambria" w:cs="Calibri"/>
              </w:rPr>
              <w:t>G0/0/1</w:t>
            </w:r>
          </w:p>
        </w:tc>
        <w:tc>
          <w:tcPr>
            <w:tcW w:w="1797" w:type="dxa"/>
          </w:tcPr>
          <w:p w14:paraId="4DA05AEA" w14:textId="7448DD9A" w:rsidR="004D54F6" w:rsidRPr="00BC07ED" w:rsidRDefault="00BD76BD">
            <w:pPr>
              <w:rPr>
                <w:rFonts w:ascii="Cambria" w:hAnsi="Cambria" w:cs="Calibri"/>
              </w:rPr>
            </w:pPr>
            <w:r w:rsidRPr="00BC07ED">
              <w:rPr>
                <w:rFonts w:ascii="Cambria" w:hAnsi="Cambria" w:cs="Calibri"/>
              </w:rPr>
              <w:t>10.0.0.1</w:t>
            </w:r>
          </w:p>
        </w:tc>
        <w:tc>
          <w:tcPr>
            <w:tcW w:w="2192" w:type="dxa"/>
          </w:tcPr>
          <w:p w14:paraId="1BCC95A8" w14:textId="2E565CE3" w:rsidR="004D54F6" w:rsidRPr="00BC07ED" w:rsidRDefault="00BD76BD">
            <w:pPr>
              <w:rPr>
                <w:rFonts w:ascii="Cambria" w:hAnsi="Cambria" w:cs="Calibri"/>
              </w:rPr>
            </w:pPr>
            <w:r w:rsidRPr="00BC07ED">
              <w:rPr>
                <w:rFonts w:ascii="Cambria" w:hAnsi="Cambria" w:cs="Calibri"/>
              </w:rPr>
              <w:t>2001:db8:0:</w:t>
            </w:r>
            <w:proofErr w:type="gramStart"/>
            <w:r w:rsidRPr="00BC07ED">
              <w:rPr>
                <w:rFonts w:ascii="Cambria" w:hAnsi="Cambria" w:cs="Calibri"/>
              </w:rPr>
              <w:t>1::</w:t>
            </w:r>
            <w:proofErr w:type="gramEnd"/>
            <w:r w:rsidRPr="00BC07ED">
              <w:rPr>
                <w:rFonts w:ascii="Cambria" w:hAnsi="Cambria" w:cs="Calibri"/>
              </w:rPr>
              <w:t>1/64</w:t>
            </w:r>
          </w:p>
        </w:tc>
        <w:tc>
          <w:tcPr>
            <w:tcW w:w="1773" w:type="dxa"/>
          </w:tcPr>
          <w:p w14:paraId="12960EEC" w14:textId="2E8823EB" w:rsidR="00BD76BD" w:rsidRPr="00BC07ED" w:rsidRDefault="00BD76BD">
            <w:pPr>
              <w:rPr>
                <w:rFonts w:ascii="Cambria" w:hAnsi="Cambria" w:cs="Calibri"/>
              </w:rPr>
            </w:pPr>
            <w:r w:rsidRPr="00BC07ED">
              <w:rPr>
                <w:rFonts w:ascii="Cambria" w:hAnsi="Cambria" w:cs="Calibri"/>
              </w:rPr>
              <w:t>0</w:t>
            </w:r>
          </w:p>
        </w:tc>
      </w:tr>
      <w:tr w:rsidR="00BD76BD" w:rsidRPr="00BC07ED" w14:paraId="04128939" w14:textId="77777777" w:rsidTr="00BD76BD">
        <w:tc>
          <w:tcPr>
            <w:tcW w:w="1784" w:type="dxa"/>
          </w:tcPr>
          <w:p w14:paraId="21E3B1F2" w14:textId="710E5B48" w:rsidR="00BD76BD" w:rsidRPr="00BC07ED" w:rsidRDefault="00BD76BD">
            <w:pPr>
              <w:rPr>
                <w:rFonts w:ascii="Cambria" w:hAnsi="Cambria" w:cs="Calibri"/>
              </w:rPr>
            </w:pPr>
            <w:r w:rsidRPr="00BC07ED">
              <w:rPr>
                <w:rFonts w:ascii="Cambria" w:hAnsi="Cambria" w:cs="Calibri"/>
              </w:rPr>
              <w:t>4</w:t>
            </w:r>
          </w:p>
        </w:tc>
        <w:tc>
          <w:tcPr>
            <w:tcW w:w="1804" w:type="dxa"/>
          </w:tcPr>
          <w:p w14:paraId="372E4909" w14:textId="5BB24619" w:rsidR="00BD76BD" w:rsidRPr="00BC07ED" w:rsidRDefault="00BD76BD">
            <w:pPr>
              <w:rPr>
                <w:rFonts w:ascii="Cambria" w:hAnsi="Cambria" w:cs="Calibri"/>
              </w:rPr>
            </w:pPr>
            <w:r w:rsidRPr="00BC07ED">
              <w:rPr>
                <w:rFonts w:ascii="Cambria" w:hAnsi="Cambria" w:cs="Calibri"/>
              </w:rPr>
              <w:t>G0/0/0</w:t>
            </w:r>
          </w:p>
        </w:tc>
        <w:tc>
          <w:tcPr>
            <w:tcW w:w="1797" w:type="dxa"/>
          </w:tcPr>
          <w:p w14:paraId="05B4B9FC" w14:textId="278C5227" w:rsidR="00BD76BD" w:rsidRPr="00BC07ED" w:rsidRDefault="00BD76BD">
            <w:pPr>
              <w:rPr>
                <w:rFonts w:ascii="Cambria" w:hAnsi="Cambria" w:cs="Calibri"/>
              </w:rPr>
            </w:pPr>
            <w:r w:rsidRPr="00BC07ED">
              <w:rPr>
                <w:rFonts w:ascii="Cambria" w:hAnsi="Cambria" w:cs="Calibri"/>
              </w:rPr>
              <w:t>10.0.0.2</w:t>
            </w:r>
          </w:p>
        </w:tc>
        <w:tc>
          <w:tcPr>
            <w:tcW w:w="2192" w:type="dxa"/>
          </w:tcPr>
          <w:p w14:paraId="014FB89D" w14:textId="0D6386C2" w:rsidR="00BD76BD" w:rsidRPr="00BC07ED" w:rsidRDefault="00BD76BD">
            <w:pPr>
              <w:rPr>
                <w:rFonts w:ascii="Cambria" w:hAnsi="Cambria" w:cs="Calibri"/>
              </w:rPr>
            </w:pPr>
            <w:r w:rsidRPr="00BC07ED">
              <w:rPr>
                <w:rFonts w:ascii="Cambria" w:hAnsi="Cambria" w:cs="Calibri"/>
              </w:rPr>
              <w:t>2001:db8:0:</w:t>
            </w:r>
            <w:proofErr w:type="gramStart"/>
            <w:r w:rsidRPr="00BC07ED">
              <w:rPr>
                <w:rFonts w:ascii="Cambria" w:hAnsi="Cambria" w:cs="Calibri"/>
              </w:rPr>
              <w:t>1::</w:t>
            </w:r>
            <w:proofErr w:type="gramEnd"/>
            <w:r w:rsidRPr="00BC07ED">
              <w:rPr>
                <w:rFonts w:ascii="Cambria" w:hAnsi="Cambria" w:cs="Calibri"/>
              </w:rPr>
              <w:t>2/64</w:t>
            </w:r>
          </w:p>
        </w:tc>
        <w:tc>
          <w:tcPr>
            <w:tcW w:w="1773" w:type="dxa"/>
          </w:tcPr>
          <w:p w14:paraId="6A6A1E1F" w14:textId="3E35771A" w:rsidR="00BD76BD" w:rsidRPr="00BC07ED" w:rsidRDefault="00BD76BD">
            <w:pPr>
              <w:rPr>
                <w:rFonts w:ascii="Cambria" w:hAnsi="Cambria" w:cs="Calibri"/>
              </w:rPr>
            </w:pPr>
            <w:r w:rsidRPr="00BC07ED">
              <w:rPr>
                <w:rFonts w:ascii="Cambria" w:hAnsi="Cambria" w:cs="Calibri"/>
              </w:rPr>
              <w:t>0</w:t>
            </w:r>
          </w:p>
        </w:tc>
      </w:tr>
      <w:tr w:rsidR="00BD76BD" w:rsidRPr="00BC07ED" w14:paraId="7AD24E2F" w14:textId="77777777" w:rsidTr="00BD76BD">
        <w:tc>
          <w:tcPr>
            <w:tcW w:w="1784" w:type="dxa"/>
          </w:tcPr>
          <w:p w14:paraId="447B8EBC" w14:textId="02BF0607" w:rsidR="00BD76BD" w:rsidRPr="00BC07ED" w:rsidRDefault="00BD76BD">
            <w:pPr>
              <w:rPr>
                <w:rFonts w:ascii="Cambria" w:hAnsi="Cambria" w:cs="Calibri"/>
              </w:rPr>
            </w:pPr>
          </w:p>
        </w:tc>
        <w:tc>
          <w:tcPr>
            <w:tcW w:w="1804" w:type="dxa"/>
          </w:tcPr>
          <w:p w14:paraId="531F9EC2" w14:textId="19FFBB3E" w:rsidR="00BD76BD" w:rsidRPr="00BC07ED" w:rsidRDefault="00BD76BD">
            <w:pPr>
              <w:rPr>
                <w:rFonts w:ascii="Cambria" w:hAnsi="Cambria" w:cs="Calibri"/>
              </w:rPr>
            </w:pPr>
            <w:r w:rsidRPr="00BC07ED">
              <w:rPr>
                <w:rFonts w:ascii="Cambria" w:hAnsi="Cambria" w:cs="Calibri"/>
              </w:rPr>
              <w:t>G0/0/1</w:t>
            </w:r>
          </w:p>
        </w:tc>
        <w:tc>
          <w:tcPr>
            <w:tcW w:w="1797" w:type="dxa"/>
          </w:tcPr>
          <w:p w14:paraId="7F1A57DB" w14:textId="1F54D6A7" w:rsidR="00BD76BD" w:rsidRPr="00BC07ED" w:rsidRDefault="00BD76BD">
            <w:pPr>
              <w:rPr>
                <w:rFonts w:ascii="Cambria" w:hAnsi="Cambria" w:cs="Calibri"/>
              </w:rPr>
            </w:pPr>
            <w:r w:rsidRPr="00BC07ED">
              <w:rPr>
                <w:rFonts w:ascii="Cambria" w:hAnsi="Cambria" w:cs="Calibri"/>
              </w:rPr>
              <w:t>10.0.0.5</w:t>
            </w:r>
          </w:p>
        </w:tc>
        <w:tc>
          <w:tcPr>
            <w:tcW w:w="2192" w:type="dxa"/>
          </w:tcPr>
          <w:p w14:paraId="30A97587" w14:textId="78EE9B3D" w:rsidR="00BD76BD" w:rsidRPr="00BC07ED" w:rsidRDefault="00BD76BD">
            <w:pPr>
              <w:rPr>
                <w:rFonts w:ascii="Cambria" w:hAnsi="Cambria" w:cs="Calibri"/>
              </w:rPr>
            </w:pPr>
            <w:r w:rsidRPr="00BC07ED">
              <w:rPr>
                <w:rFonts w:ascii="Cambria" w:hAnsi="Cambria" w:cs="Calibri"/>
              </w:rPr>
              <w:t>2001:db8:0:</w:t>
            </w:r>
            <w:proofErr w:type="gramStart"/>
            <w:r w:rsidRPr="00BC07ED">
              <w:rPr>
                <w:rFonts w:ascii="Cambria" w:hAnsi="Cambria" w:cs="Calibri"/>
              </w:rPr>
              <w:t>2::</w:t>
            </w:r>
            <w:proofErr w:type="gramEnd"/>
            <w:r w:rsidRPr="00BC07ED">
              <w:rPr>
                <w:rFonts w:ascii="Cambria" w:hAnsi="Cambria" w:cs="Calibri"/>
              </w:rPr>
              <w:t>1/64</w:t>
            </w:r>
          </w:p>
        </w:tc>
        <w:tc>
          <w:tcPr>
            <w:tcW w:w="1773" w:type="dxa"/>
          </w:tcPr>
          <w:p w14:paraId="700E9761" w14:textId="74C674B5" w:rsidR="00BD76BD" w:rsidRPr="00BC07ED" w:rsidRDefault="00BD76BD">
            <w:pPr>
              <w:rPr>
                <w:rFonts w:ascii="Cambria" w:hAnsi="Cambria" w:cs="Calibri"/>
              </w:rPr>
            </w:pPr>
            <w:r w:rsidRPr="00BC07ED">
              <w:rPr>
                <w:rFonts w:ascii="Cambria" w:hAnsi="Cambria" w:cs="Calibri"/>
              </w:rPr>
              <w:t>0</w:t>
            </w:r>
          </w:p>
        </w:tc>
      </w:tr>
      <w:tr w:rsidR="00BD76BD" w:rsidRPr="00BC07ED" w14:paraId="6330B9A7" w14:textId="77777777" w:rsidTr="00BD76BD">
        <w:tc>
          <w:tcPr>
            <w:tcW w:w="1784" w:type="dxa"/>
          </w:tcPr>
          <w:p w14:paraId="5609C996" w14:textId="5F4F1BA6" w:rsidR="00BD76BD" w:rsidRPr="00BC07ED" w:rsidRDefault="00BD76BD">
            <w:pPr>
              <w:rPr>
                <w:rFonts w:ascii="Cambria" w:hAnsi="Cambria" w:cs="Calibri"/>
              </w:rPr>
            </w:pPr>
            <w:r w:rsidRPr="00BC07ED">
              <w:rPr>
                <w:rFonts w:ascii="Cambria" w:hAnsi="Cambria" w:cs="Calibri"/>
              </w:rPr>
              <w:t>5</w:t>
            </w:r>
          </w:p>
        </w:tc>
        <w:tc>
          <w:tcPr>
            <w:tcW w:w="1804" w:type="dxa"/>
          </w:tcPr>
          <w:p w14:paraId="50875A14" w14:textId="5EC808B3" w:rsidR="00BD76BD" w:rsidRPr="00BC07ED" w:rsidRDefault="00BD76BD">
            <w:pPr>
              <w:rPr>
                <w:rFonts w:ascii="Cambria" w:hAnsi="Cambria" w:cs="Calibri"/>
              </w:rPr>
            </w:pPr>
            <w:r w:rsidRPr="00BC07ED">
              <w:rPr>
                <w:rFonts w:ascii="Cambria" w:hAnsi="Cambria" w:cs="Calibri"/>
              </w:rPr>
              <w:t>G0/0/0</w:t>
            </w:r>
          </w:p>
        </w:tc>
        <w:tc>
          <w:tcPr>
            <w:tcW w:w="1797" w:type="dxa"/>
          </w:tcPr>
          <w:p w14:paraId="7397A241" w14:textId="30E7567A" w:rsidR="00BD76BD" w:rsidRPr="00BC07ED" w:rsidRDefault="00BD76BD">
            <w:pPr>
              <w:rPr>
                <w:rFonts w:ascii="Cambria" w:hAnsi="Cambria" w:cs="Calibri"/>
              </w:rPr>
            </w:pPr>
            <w:r w:rsidRPr="00BC07ED">
              <w:rPr>
                <w:rFonts w:ascii="Cambria" w:hAnsi="Cambria" w:cs="Calibri"/>
              </w:rPr>
              <w:t>10.0.0.6</w:t>
            </w:r>
          </w:p>
        </w:tc>
        <w:tc>
          <w:tcPr>
            <w:tcW w:w="2192" w:type="dxa"/>
          </w:tcPr>
          <w:p w14:paraId="1B389485" w14:textId="40B099FE" w:rsidR="00BD76BD" w:rsidRPr="00BC07ED" w:rsidRDefault="00BD76BD">
            <w:pPr>
              <w:rPr>
                <w:rFonts w:ascii="Cambria" w:hAnsi="Cambria" w:cs="Calibri"/>
              </w:rPr>
            </w:pPr>
            <w:r w:rsidRPr="00BC07ED">
              <w:rPr>
                <w:rFonts w:ascii="Cambria" w:hAnsi="Cambria" w:cs="Calibri"/>
              </w:rPr>
              <w:t>2001:db8:0:</w:t>
            </w:r>
            <w:proofErr w:type="gramStart"/>
            <w:r w:rsidRPr="00BC07ED">
              <w:rPr>
                <w:rFonts w:ascii="Cambria" w:hAnsi="Cambria" w:cs="Calibri"/>
              </w:rPr>
              <w:t>2::</w:t>
            </w:r>
            <w:proofErr w:type="gramEnd"/>
            <w:r w:rsidRPr="00BC07ED">
              <w:rPr>
                <w:rFonts w:ascii="Cambria" w:hAnsi="Cambria" w:cs="Calibri"/>
              </w:rPr>
              <w:t>2/64</w:t>
            </w:r>
          </w:p>
        </w:tc>
        <w:tc>
          <w:tcPr>
            <w:tcW w:w="1773" w:type="dxa"/>
          </w:tcPr>
          <w:p w14:paraId="64A6845C" w14:textId="52107F56" w:rsidR="00BD76BD" w:rsidRPr="00BC07ED" w:rsidRDefault="00BD76BD">
            <w:pPr>
              <w:rPr>
                <w:rFonts w:ascii="Cambria" w:hAnsi="Cambria" w:cs="Calibri"/>
              </w:rPr>
            </w:pPr>
            <w:r w:rsidRPr="00BC07ED">
              <w:rPr>
                <w:rFonts w:ascii="Cambria" w:hAnsi="Cambria" w:cs="Calibri"/>
              </w:rPr>
              <w:t>0</w:t>
            </w:r>
          </w:p>
        </w:tc>
      </w:tr>
      <w:tr w:rsidR="00BD76BD" w:rsidRPr="00BC07ED" w14:paraId="03BC30C1" w14:textId="77777777" w:rsidTr="00BD76BD">
        <w:tc>
          <w:tcPr>
            <w:tcW w:w="1784" w:type="dxa"/>
          </w:tcPr>
          <w:p w14:paraId="2E0C0249" w14:textId="77777777" w:rsidR="00BD76BD" w:rsidRPr="00BC07ED" w:rsidRDefault="00BD76BD">
            <w:pPr>
              <w:rPr>
                <w:rFonts w:ascii="Cambria" w:hAnsi="Cambria" w:cs="Calibri"/>
              </w:rPr>
            </w:pPr>
          </w:p>
        </w:tc>
        <w:tc>
          <w:tcPr>
            <w:tcW w:w="1804" w:type="dxa"/>
          </w:tcPr>
          <w:p w14:paraId="1DC073D7" w14:textId="15BA421B" w:rsidR="00BD76BD" w:rsidRPr="00BC07ED" w:rsidRDefault="00BD76BD">
            <w:pPr>
              <w:rPr>
                <w:rFonts w:ascii="Cambria" w:hAnsi="Cambria" w:cs="Calibri"/>
              </w:rPr>
            </w:pPr>
            <w:r w:rsidRPr="00BC07ED">
              <w:rPr>
                <w:rFonts w:ascii="Cambria" w:hAnsi="Cambria" w:cs="Calibri"/>
              </w:rPr>
              <w:t>G0/0/1</w:t>
            </w:r>
          </w:p>
        </w:tc>
        <w:tc>
          <w:tcPr>
            <w:tcW w:w="1797" w:type="dxa"/>
          </w:tcPr>
          <w:p w14:paraId="7B28BB9B" w14:textId="1F9A0000" w:rsidR="00BD76BD" w:rsidRPr="00BC07ED" w:rsidRDefault="00BD76BD">
            <w:pPr>
              <w:rPr>
                <w:rFonts w:ascii="Cambria" w:hAnsi="Cambria" w:cs="Calibri"/>
              </w:rPr>
            </w:pPr>
            <w:r w:rsidRPr="00BC07ED">
              <w:rPr>
                <w:rFonts w:ascii="Cambria" w:hAnsi="Cambria" w:cs="Calibri"/>
              </w:rPr>
              <w:t>10.0.3.1</w:t>
            </w:r>
          </w:p>
        </w:tc>
        <w:tc>
          <w:tcPr>
            <w:tcW w:w="2192" w:type="dxa"/>
          </w:tcPr>
          <w:p w14:paraId="64B23037" w14:textId="1374A04B" w:rsidR="00BD76BD" w:rsidRPr="00BC07ED" w:rsidRDefault="00BD76BD">
            <w:pPr>
              <w:rPr>
                <w:rFonts w:ascii="Cambria" w:hAnsi="Cambria" w:cs="Calibri"/>
              </w:rPr>
            </w:pPr>
            <w:r w:rsidRPr="00BC07ED">
              <w:rPr>
                <w:rFonts w:ascii="Cambria" w:hAnsi="Cambria" w:cs="Calibri"/>
              </w:rPr>
              <w:t>2001:db8:3:</w:t>
            </w:r>
            <w:proofErr w:type="gramStart"/>
            <w:r w:rsidRPr="00BC07ED">
              <w:rPr>
                <w:rFonts w:ascii="Cambria" w:hAnsi="Cambria" w:cs="Calibri"/>
              </w:rPr>
              <w:t>1::</w:t>
            </w:r>
            <w:proofErr w:type="gramEnd"/>
            <w:r w:rsidRPr="00BC07ED">
              <w:rPr>
                <w:rFonts w:ascii="Cambria" w:hAnsi="Cambria" w:cs="Calibri"/>
              </w:rPr>
              <w:t>1/64</w:t>
            </w:r>
          </w:p>
        </w:tc>
        <w:tc>
          <w:tcPr>
            <w:tcW w:w="1773" w:type="dxa"/>
          </w:tcPr>
          <w:p w14:paraId="22F09CCD" w14:textId="7C36118B" w:rsidR="00BD76BD" w:rsidRPr="00BC07ED" w:rsidRDefault="00BD76BD">
            <w:pPr>
              <w:rPr>
                <w:rFonts w:ascii="Cambria" w:hAnsi="Cambria" w:cs="Calibri"/>
              </w:rPr>
            </w:pPr>
            <w:r w:rsidRPr="00BC07ED">
              <w:rPr>
                <w:rFonts w:ascii="Cambria" w:hAnsi="Cambria" w:cs="Calibri"/>
              </w:rPr>
              <w:t>0</w:t>
            </w:r>
          </w:p>
        </w:tc>
      </w:tr>
      <w:tr w:rsidR="00BD76BD" w:rsidRPr="00BC07ED" w14:paraId="60B838BC" w14:textId="77777777" w:rsidTr="00BD76BD">
        <w:tc>
          <w:tcPr>
            <w:tcW w:w="1784" w:type="dxa"/>
          </w:tcPr>
          <w:p w14:paraId="13F49D35" w14:textId="16656209" w:rsidR="00BD76BD" w:rsidRPr="00BC07ED" w:rsidRDefault="00BD76BD">
            <w:pPr>
              <w:rPr>
                <w:rFonts w:ascii="Cambria" w:hAnsi="Cambria" w:cs="Calibri"/>
              </w:rPr>
            </w:pPr>
            <w:r w:rsidRPr="00BC07ED">
              <w:rPr>
                <w:rFonts w:ascii="Cambria" w:hAnsi="Cambria" w:cs="Calibri"/>
              </w:rPr>
              <w:t>6</w:t>
            </w:r>
          </w:p>
        </w:tc>
        <w:tc>
          <w:tcPr>
            <w:tcW w:w="1804" w:type="dxa"/>
          </w:tcPr>
          <w:p w14:paraId="2A3FADCE" w14:textId="5860CE4A" w:rsidR="00BD76BD" w:rsidRPr="00BC07ED" w:rsidRDefault="00BD76BD" w:rsidP="00BD76BD">
            <w:pPr>
              <w:rPr>
                <w:rFonts w:ascii="Cambria" w:hAnsi="Cambria" w:cs="Calibri"/>
              </w:rPr>
            </w:pPr>
            <w:r w:rsidRPr="00BC07ED">
              <w:rPr>
                <w:rFonts w:ascii="Cambria" w:hAnsi="Cambria" w:cs="Calibri"/>
              </w:rPr>
              <w:t>G0/0/0</w:t>
            </w:r>
          </w:p>
        </w:tc>
        <w:tc>
          <w:tcPr>
            <w:tcW w:w="1797" w:type="dxa"/>
          </w:tcPr>
          <w:p w14:paraId="67FB9079" w14:textId="3A38211F" w:rsidR="00BD76BD" w:rsidRPr="00BC07ED" w:rsidRDefault="00BD76BD">
            <w:pPr>
              <w:rPr>
                <w:rFonts w:ascii="Cambria" w:hAnsi="Cambria" w:cs="Calibri"/>
              </w:rPr>
            </w:pPr>
            <w:r w:rsidRPr="00BC07ED">
              <w:rPr>
                <w:rFonts w:ascii="Cambria" w:hAnsi="Cambria" w:cs="Calibri"/>
              </w:rPr>
              <w:t>10.0.3.2</w:t>
            </w:r>
          </w:p>
        </w:tc>
        <w:tc>
          <w:tcPr>
            <w:tcW w:w="2192" w:type="dxa"/>
          </w:tcPr>
          <w:p w14:paraId="38E26D97" w14:textId="0726C82C" w:rsidR="00BD76BD" w:rsidRPr="00BC07ED" w:rsidRDefault="00BD76BD">
            <w:pPr>
              <w:rPr>
                <w:rFonts w:ascii="Cambria" w:hAnsi="Cambria" w:cs="Calibri"/>
              </w:rPr>
            </w:pPr>
            <w:r w:rsidRPr="00BC07ED">
              <w:rPr>
                <w:rFonts w:ascii="Cambria" w:hAnsi="Cambria" w:cs="Calibri"/>
              </w:rPr>
              <w:t>2001:db8:3:</w:t>
            </w:r>
            <w:proofErr w:type="gramStart"/>
            <w:r w:rsidRPr="00BC07ED">
              <w:rPr>
                <w:rFonts w:ascii="Cambria" w:hAnsi="Cambria" w:cs="Calibri"/>
              </w:rPr>
              <w:t>1::</w:t>
            </w:r>
            <w:proofErr w:type="gramEnd"/>
            <w:r w:rsidRPr="00BC07ED">
              <w:rPr>
                <w:rFonts w:ascii="Cambria" w:hAnsi="Cambria" w:cs="Calibri"/>
              </w:rPr>
              <w:t>2/64</w:t>
            </w:r>
          </w:p>
        </w:tc>
        <w:tc>
          <w:tcPr>
            <w:tcW w:w="1773" w:type="dxa"/>
          </w:tcPr>
          <w:p w14:paraId="61930874" w14:textId="75D9E705" w:rsidR="00BD76BD" w:rsidRPr="00BC07ED" w:rsidRDefault="00BD76BD">
            <w:pPr>
              <w:rPr>
                <w:rFonts w:ascii="Cambria" w:hAnsi="Cambria" w:cs="Calibri"/>
              </w:rPr>
            </w:pPr>
            <w:r w:rsidRPr="00BC07ED">
              <w:rPr>
                <w:rFonts w:ascii="Cambria" w:hAnsi="Cambria" w:cs="Calibri"/>
              </w:rPr>
              <w:t>0</w:t>
            </w:r>
          </w:p>
        </w:tc>
      </w:tr>
      <w:tr w:rsidR="00BD76BD" w:rsidRPr="00BC07ED" w14:paraId="6DB02DCC" w14:textId="77777777" w:rsidTr="00BD76BD">
        <w:tc>
          <w:tcPr>
            <w:tcW w:w="1784" w:type="dxa"/>
          </w:tcPr>
          <w:p w14:paraId="78C7F512" w14:textId="77777777" w:rsidR="00BD76BD" w:rsidRPr="00BC07ED" w:rsidRDefault="00BD76BD">
            <w:pPr>
              <w:rPr>
                <w:rFonts w:ascii="Cambria" w:hAnsi="Cambria" w:cs="Calibri"/>
              </w:rPr>
            </w:pPr>
          </w:p>
        </w:tc>
        <w:tc>
          <w:tcPr>
            <w:tcW w:w="1804" w:type="dxa"/>
          </w:tcPr>
          <w:p w14:paraId="2A11B89D" w14:textId="70FDCE88" w:rsidR="00BD76BD" w:rsidRPr="00BC07ED" w:rsidRDefault="00BD76BD" w:rsidP="00BD76BD">
            <w:pPr>
              <w:rPr>
                <w:rFonts w:ascii="Cambria" w:hAnsi="Cambria" w:cs="Calibri"/>
              </w:rPr>
            </w:pPr>
            <w:r w:rsidRPr="00BC07ED">
              <w:rPr>
                <w:rFonts w:ascii="Cambria" w:hAnsi="Cambria" w:cs="Calibri"/>
              </w:rPr>
              <w:t>G0/0/1</w:t>
            </w:r>
          </w:p>
        </w:tc>
        <w:tc>
          <w:tcPr>
            <w:tcW w:w="1797" w:type="dxa"/>
          </w:tcPr>
          <w:p w14:paraId="04E4294B" w14:textId="0F2B4D34" w:rsidR="00BD76BD" w:rsidRPr="00BC07ED" w:rsidRDefault="00BD76BD">
            <w:pPr>
              <w:rPr>
                <w:rFonts w:ascii="Cambria" w:hAnsi="Cambria" w:cs="Calibri"/>
              </w:rPr>
            </w:pPr>
            <w:r w:rsidRPr="00BC07ED">
              <w:rPr>
                <w:rFonts w:ascii="Cambria" w:hAnsi="Cambria" w:cs="Calibri"/>
              </w:rPr>
              <w:t>10.0.3.5</w:t>
            </w:r>
          </w:p>
        </w:tc>
        <w:tc>
          <w:tcPr>
            <w:tcW w:w="2192" w:type="dxa"/>
          </w:tcPr>
          <w:p w14:paraId="4010D5F2" w14:textId="7B66FF92" w:rsidR="00BD76BD" w:rsidRPr="00BC07ED" w:rsidRDefault="00BD76BD">
            <w:pPr>
              <w:rPr>
                <w:rFonts w:ascii="Cambria" w:hAnsi="Cambria" w:cs="Calibri"/>
              </w:rPr>
            </w:pPr>
            <w:r w:rsidRPr="00BC07ED">
              <w:rPr>
                <w:rFonts w:ascii="Cambria" w:hAnsi="Cambria" w:cs="Calibri"/>
              </w:rPr>
              <w:t>2001:db8:3:</w:t>
            </w:r>
            <w:proofErr w:type="gramStart"/>
            <w:r w:rsidRPr="00BC07ED">
              <w:rPr>
                <w:rFonts w:ascii="Cambria" w:hAnsi="Cambria" w:cs="Calibri"/>
              </w:rPr>
              <w:t>2::</w:t>
            </w:r>
            <w:proofErr w:type="gramEnd"/>
            <w:r w:rsidRPr="00BC07ED">
              <w:rPr>
                <w:rFonts w:ascii="Cambria" w:hAnsi="Cambria" w:cs="Calibri"/>
              </w:rPr>
              <w:t>1/64</w:t>
            </w:r>
          </w:p>
        </w:tc>
        <w:tc>
          <w:tcPr>
            <w:tcW w:w="1773" w:type="dxa"/>
          </w:tcPr>
          <w:p w14:paraId="60EC8B7D" w14:textId="39679121" w:rsidR="00BD76BD" w:rsidRPr="00BC07ED" w:rsidRDefault="00BD76BD">
            <w:pPr>
              <w:rPr>
                <w:rFonts w:ascii="Cambria" w:hAnsi="Cambria" w:cs="Calibri"/>
              </w:rPr>
            </w:pPr>
            <w:r w:rsidRPr="00BC07ED">
              <w:rPr>
                <w:rFonts w:ascii="Cambria" w:hAnsi="Cambria" w:cs="Calibri"/>
              </w:rPr>
              <w:t>2</w:t>
            </w:r>
          </w:p>
        </w:tc>
      </w:tr>
      <w:tr w:rsidR="00BD76BD" w:rsidRPr="00BC07ED" w14:paraId="26BD5FFC" w14:textId="77777777" w:rsidTr="00BD76BD">
        <w:tc>
          <w:tcPr>
            <w:tcW w:w="1784" w:type="dxa"/>
          </w:tcPr>
          <w:p w14:paraId="78EEAFC5" w14:textId="6859DB02" w:rsidR="00BD76BD" w:rsidRPr="00BC07ED" w:rsidRDefault="00BD76BD">
            <w:pPr>
              <w:rPr>
                <w:rFonts w:ascii="Cambria" w:hAnsi="Cambria" w:cs="Calibri"/>
              </w:rPr>
            </w:pPr>
            <w:r w:rsidRPr="00BC07ED">
              <w:rPr>
                <w:rFonts w:ascii="Cambria" w:hAnsi="Cambria" w:cs="Calibri"/>
              </w:rPr>
              <w:t>7</w:t>
            </w:r>
          </w:p>
        </w:tc>
        <w:tc>
          <w:tcPr>
            <w:tcW w:w="1804" w:type="dxa"/>
          </w:tcPr>
          <w:p w14:paraId="77DA176B" w14:textId="59E54CF2" w:rsidR="00BD76BD" w:rsidRPr="00BC07ED" w:rsidRDefault="00BD76BD" w:rsidP="00BD76BD">
            <w:pPr>
              <w:rPr>
                <w:rFonts w:ascii="Cambria" w:hAnsi="Cambria" w:cs="Calibri"/>
              </w:rPr>
            </w:pPr>
            <w:r w:rsidRPr="00BC07ED">
              <w:rPr>
                <w:rFonts w:ascii="Cambria" w:hAnsi="Cambria" w:cs="Calibri"/>
              </w:rPr>
              <w:t>G0/0/0</w:t>
            </w:r>
          </w:p>
        </w:tc>
        <w:tc>
          <w:tcPr>
            <w:tcW w:w="1797" w:type="dxa"/>
          </w:tcPr>
          <w:p w14:paraId="04C151A5" w14:textId="4640B86C" w:rsidR="00BD76BD" w:rsidRPr="00BC07ED" w:rsidRDefault="00BD76BD">
            <w:pPr>
              <w:rPr>
                <w:rFonts w:ascii="Cambria" w:hAnsi="Cambria" w:cs="Calibri"/>
              </w:rPr>
            </w:pPr>
            <w:r w:rsidRPr="00BC07ED">
              <w:rPr>
                <w:rFonts w:ascii="Cambria" w:hAnsi="Cambria" w:cs="Calibri"/>
              </w:rPr>
              <w:t>10.0.3.6</w:t>
            </w:r>
          </w:p>
        </w:tc>
        <w:tc>
          <w:tcPr>
            <w:tcW w:w="2192" w:type="dxa"/>
          </w:tcPr>
          <w:p w14:paraId="0765DE78" w14:textId="0BE791F3" w:rsidR="00BD76BD" w:rsidRPr="00BC07ED" w:rsidRDefault="00BD76BD">
            <w:pPr>
              <w:rPr>
                <w:rFonts w:ascii="Cambria" w:hAnsi="Cambria" w:cs="Calibri"/>
              </w:rPr>
            </w:pPr>
            <w:r w:rsidRPr="00BC07ED">
              <w:rPr>
                <w:rFonts w:ascii="Cambria" w:hAnsi="Cambria" w:cs="Calibri"/>
              </w:rPr>
              <w:t>2001:db8:3:</w:t>
            </w:r>
            <w:proofErr w:type="gramStart"/>
            <w:r w:rsidRPr="00BC07ED">
              <w:rPr>
                <w:rFonts w:ascii="Cambria" w:hAnsi="Cambria" w:cs="Calibri"/>
              </w:rPr>
              <w:t>2::</w:t>
            </w:r>
            <w:proofErr w:type="gramEnd"/>
            <w:r w:rsidR="00566FFB" w:rsidRPr="00BC07ED">
              <w:rPr>
                <w:rFonts w:ascii="Cambria" w:hAnsi="Cambria" w:cs="Calibri"/>
              </w:rPr>
              <w:t>2</w:t>
            </w:r>
            <w:r w:rsidRPr="00BC07ED">
              <w:rPr>
                <w:rFonts w:ascii="Cambria" w:hAnsi="Cambria" w:cs="Calibri"/>
              </w:rPr>
              <w:t>/64</w:t>
            </w:r>
          </w:p>
        </w:tc>
        <w:tc>
          <w:tcPr>
            <w:tcW w:w="1773" w:type="dxa"/>
          </w:tcPr>
          <w:p w14:paraId="6A14458F" w14:textId="6A9AFB84" w:rsidR="00BD76BD" w:rsidRPr="00BC07ED" w:rsidRDefault="00BD76BD">
            <w:pPr>
              <w:rPr>
                <w:rFonts w:ascii="Cambria" w:hAnsi="Cambria" w:cs="Calibri"/>
              </w:rPr>
            </w:pPr>
            <w:r w:rsidRPr="00BC07ED">
              <w:rPr>
                <w:rFonts w:ascii="Cambria" w:hAnsi="Cambria" w:cs="Calibri"/>
              </w:rPr>
              <w:t>2</w:t>
            </w:r>
          </w:p>
        </w:tc>
      </w:tr>
    </w:tbl>
    <w:p w14:paraId="4F8B542C" w14:textId="77777777" w:rsidR="004D54F6" w:rsidRPr="00BC07ED" w:rsidRDefault="004D54F6">
      <w:pPr>
        <w:rPr>
          <w:rFonts w:ascii="Cambria" w:hAnsi="Cambria" w:cs="Calibri"/>
        </w:rPr>
      </w:pPr>
    </w:p>
    <w:p w14:paraId="6759BAD0" w14:textId="77777777" w:rsidR="00BD76BD" w:rsidRPr="00BC07ED" w:rsidRDefault="00BD76BD">
      <w:pPr>
        <w:rPr>
          <w:rFonts w:ascii="Cambria" w:hAnsi="Cambria" w:cs="Calibri"/>
        </w:rPr>
      </w:pPr>
    </w:p>
    <w:p w14:paraId="74AC3B86" w14:textId="79F7AFF6" w:rsidR="00C50E77" w:rsidRPr="00BC07ED" w:rsidRDefault="00826578">
      <w:pPr>
        <w:rPr>
          <w:rFonts w:ascii="Cambria" w:hAnsi="Cambria" w:cs="Calibri"/>
          <w:b/>
          <w:u w:val="single"/>
        </w:rPr>
      </w:pPr>
      <w:r w:rsidRPr="00BC07ED">
        <w:rPr>
          <w:rFonts w:ascii="Cambria" w:hAnsi="Cambria" w:cs="Calibri"/>
          <w:b/>
          <w:u w:val="single"/>
        </w:rPr>
        <w:lastRenderedPageBreak/>
        <w:t>Lab Purpose:</w:t>
      </w:r>
    </w:p>
    <w:p w14:paraId="356006A7" w14:textId="04843FA4" w:rsidR="00826578" w:rsidRPr="00BC07ED" w:rsidRDefault="00C50E77">
      <w:pPr>
        <w:rPr>
          <w:rFonts w:ascii="Cambria" w:hAnsi="Cambria" w:cs="Calibri"/>
        </w:rPr>
      </w:pPr>
      <w:r w:rsidRPr="00BC07ED">
        <w:rPr>
          <w:rFonts w:ascii="Cambria" w:hAnsi="Cambria" w:cs="Calibri"/>
        </w:rPr>
        <w:t>C</w:t>
      </w:r>
      <w:r w:rsidR="00826578" w:rsidRPr="00BC07ED">
        <w:rPr>
          <w:rFonts w:ascii="Cambria" w:hAnsi="Cambria" w:cs="Calibri"/>
        </w:rPr>
        <w:t>onfigure</w:t>
      </w:r>
      <w:r w:rsidR="00F7014D" w:rsidRPr="00BC07ED">
        <w:rPr>
          <w:rFonts w:ascii="Cambria" w:hAnsi="Cambria" w:cs="Calibri"/>
        </w:rPr>
        <w:t xml:space="preserve"> and make </w:t>
      </w:r>
      <w:r w:rsidR="00F71EBC" w:rsidRPr="00BC07ED">
        <w:rPr>
          <w:rFonts w:ascii="Cambria" w:hAnsi="Cambria" w:cs="Calibri"/>
        </w:rPr>
        <w:t>a</w:t>
      </w:r>
      <w:r w:rsidR="00F7014D" w:rsidRPr="00BC07ED">
        <w:rPr>
          <w:rFonts w:ascii="Cambria" w:hAnsi="Cambria" w:cs="Calibri"/>
        </w:rPr>
        <w:t xml:space="preserve"> Multi Area O</w:t>
      </w:r>
      <w:r w:rsidRPr="00BC07ED">
        <w:rPr>
          <w:rFonts w:ascii="Cambria" w:hAnsi="Cambria" w:cs="Calibri"/>
        </w:rPr>
        <w:t>SPF</w:t>
      </w:r>
      <w:r w:rsidR="00F7014D" w:rsidRPr="00BC07ED">
        <w:rPr>
          <w:rFonts w:ascii="Cambria" w:hAnsi="Cambria" w:cs="Calibri"/>
        </w:rPr>
        <w:t xml:space="preserve"> Topology</w:t>
      </w:r>
      <w:r w:rsidR="00F71EBC" w:rsidRPr="00BC07ED">
        <w:rPr>
          <w:rFonts w:ascii="Cambria" w:hAnsi="Cambria" w:cs="Calibri"/>
        </w:rPr>
        <w:t>. Concepts incl</w:t>
      </w:r>
      <w:r w:rsidR="004E217C">
        <w:rPr>
          <w:rFonts w:ascii="Cambria" w:hAnsi="Cambria" w:cs="Calibri"/>
        </w:rPr>
        <w:t>ude IP</w:t>
      </w:r>
      <w:r w:rsidR="008B4F82">
        <w:rPr>
          <w:rFonts w:ascii="Cambria" w:hAnsi="Cambria" w:cs="Calibri"/>
        </w:rPr>
        <w:t xml:space="preserve">v4 and IPv6 </w:t>
      </w:r>
      <w:r w:rsidR="004E217C">
        <w:rPr>
          <w:rFonts w:ascii="Cambria" w:hAnsi="Cambria" w:cs="Calibri"/>
        </w:rPr>
        <w:t xml:space="preserve">addressing and </w:t>
      </w:r>
      <w:r w:rsidR="004D704D">
        <w:rPr>
          <w:rFonts w:ascii="Cambria" w:hAnsi="Cambria" w:cs="Calibri"/>
        </w:rPr>
        <w:t xml:space="preserve">Multi-area </w:t>
      </w:r>
      <w:r w:rsidR="004E217C">
        <w:rPr>
          <w:rFonts w:ascii="Cambria" w:hAnsi="Cambria" w:cs="Calibri"/>
        </w:rPr>
        <w:t>OSPF</w:t>
      </w:r>
      <w:r w:rsidR="004D704D">
        <w:rPr>
          <w:rFonts w:ascii="Cambria" w:hAnsi="Cambria" w:cs="Calibri"/>
        </w:rPr>
        <w:t>.</w:t>
      </w:r>
      <w:r w:rsidR="00D34F59">
        <w:rPr>
          <w:rFonts w:ascii="Cambria" w:hAnsi="Cambria" w:cs="Calibri"/>
        </w:rPr>
        <w:t xml:space="preserve"> </w:t>
      </w:r>
      <w:r w:rsidR="0039558A">
        <w:rPr>
          <w:rFonts w:ascii="Cambria" w:hAnsi="Cambria" w:cs="Calibri"/>
        </w:rPr>
        <w:t xml:space="preserve">After configuring and connecting the routers, the routers should be all be able to ping each other across the </w:t>
      </w:r>
      <w:r w:rsidR="00AA4BBE">
        <w:rPr>
          <w:rFonts w:ascii="Cambria" w:hAnsi="Cambria" w:cs="Calibri"/>
        </w:rPr>
        <w:t>network and</w:t>
      </w:r>
      <w:r w:rsidR="0039558A">
        <w:rPr>
          <w:rFonts w:ascii="Cambria" w:hAnsi="Cambria" w:cs="Calibri"/>
        </w:rPr>
        <w:t xml:space="preserve"> be able to see adjacencies through OSPF. Router interfaces should also be in their correct OSPF areas</w:t>
      </w:r>
      <w:r w:rsidR="00AA4BBE">
        <w:rPr>
          <w:rFonts w:ascii="Cambria" w:hAnsi="Cambria" w:cs="Calibri"/>
        </w:rPr>
        <w:t>.</w:t>
      </w:r>
    </w:p>
    <w:p w14:paraId="370A03B6" w14:textId="1007DCAA" w:rsidR="00C50E77" w:rsidRPr="00BC07ED" w:rsidRDefault="00C50E77">
      <w:pPr>
        <w:rPr>
          <w:rFonts w:ascii="Cambria" w:hAnsi="Cambria" w:cs="Calibri"/>
          <w:b/>
          <w:u w:val="single"/>
        </w:rPr>
      </w:pPr>
      <w:r w:rsidRPr="00BC07ED">
        <w:rPr>
          <w:rFonts w:ascii="Cambria" w:hAnsi="Cambria" w:cs="Calibri"/>
          <w:b/>
          <w:u w:val="single"/>
        </w:rPr>
        <w:t>Lab Summary:</w:t>
      </w:r>
    </w:p>
    <w:p w14:paraId="2925F0E3" w14:textId="49F96DC7" w:rsidR="00C50E77" w:rsidRPr="00BC07ED" w:rsidRDefault="00C50E77">
      <w:pPr>
        <w:rPr>
          <w:rFonts w:ascii="Cambria" w:hAnsi="Cambria" w:cs="Calibri"/>
        </w:rPr>
      </w:pPr>
      <w:r w:rsidRPr="00BC07ED">
        <w:rPr>
          <w:rFonts w:ascii="Cambria" w:hAnsi="Cambria" w:cs="Calibri"/>
        </w:rPr>
        <w:t xml:space="preserve">Make sure all routers can ping each other through </w:t>
      </w:r>
      <w:r w:rsidR="00BB73A2">
        <w:rPr>
          <w:rFonts w:ascii="Cambria" w:hAnsi="Cambria" w:cs="Calibri"/>
        </w:rPr>
        <w:t>IP</w:t>
      </w:r>
      <w:r w:rsidRPr="00BC07ED">
        <w:rPr>
          <w:rFonts w:ascii="Cambria" w:hAnsi="Cambria" w:cs="Calibri"/>
        </w:rPr>
        <w:t xml:space="preserve">v4 and </w:t>
      </w:r>
      <w:r w:rsidR="00BB73A2">
        <w:rPr>
          <w:rFonts w:ascii="Cambria" w:hAnsi="Cambria" w:cs="Calibri"/>
        </w:rPr>
        <w:t>IP</w:t>
      </w:r>
      <w:r w:rsidRPr="00BC07ED">
        <w:rPr>
          <w:rFonts w:ascii="Cambria" w:hAnsi="Cambria" w:cs="Calibri"/>
        </w:rPr>
        <w:t xml:space="preserve">v6. Routers </w:t>
      </w:r>
      <w:r w:rsidR="00BB73A2" w:rsidRPr="00BC07ED">
        <w:rPr>
          <w:rFonts w:ascii="Cambria" w:hAnsi="Cambria" w:cs="Calibri"/>
        </w:rPr>
        <w:t>can</w:t>
      </w:r>
      <w:r w:rsidRPr="00BC07ED">
        <w:rPr>
          <w:rFonts w:ascii="Cambria" w:hAnsi="Cambria" w:cs="Calibri"/>
        </w:rPr>
        <w:t xml:space="preserve"> see neighbors through OSPF</w:t>
      </w:r>
      <w:r w:rsidR="003A2626">
        <w:rPr>
          <w:rFonts w:ascii="Cambria" w:hAnsi="Cambria" w:cs="Calibri"/>
        </w:rPr>
        <w:t>.</w:t>
      </w:r>
      <w:r w:rsidR="006D748E">
        <w:rPr>
          <w:rFonts w:ascii="Cambria" w:hAnsi="Cambria" w:cs="Calibri"/>
        </w:rPr>
        <w:t xml:space="preserve"> Did this by applying IPv4 and IPv6 addresses on each router interface with correct subnet</w:t>
      </w:r>
      <w:r w:rsidR="003B2A38">
        <w:rPr>
          <w:rFonts w:ascii="Cambria" w:hAnsi="Cambria" w:cs="Calibri"/>
        </w:rPr>
        <w:t xml:space="preserve">s, applying OSPF on each interface and </w:t>
      </w:r>
      <w:r w:rsidR="009A52D4">
        <w:rPr>
          <w:rFonts w:ascii="Cambria" w:hAnsi="Cambria" w:cs="Calibri"/>
        </w:rPr>
        <w:t>using the correct area.</w:t>
      </w:r>
    </w:p>
    <w:p w14:paraId="48582294" w14:textId="6BE6F1A2" w:rsidR="003C321C" w:rsidRPr="00BC07ED" w:rsidRDefault="003C321C">
      <w:pPr>
        <w:rPr>
          <w:rFonts w:ascii="Cambria" w:hAnsi="Cambria" w:cs="Calibri"/>
          <w:b/>
          <w:u w:val="single"/>
        </w:rPr>
      </w:pPr>
      <w:r w:rsidRPr="00BC07ED">
        <w:rPr>
          <w:rFonts w:ascii="Cambria" w:hAnsi="Cambria" w:cs="Calibri"/>
          <w:b/>
          <w:u w:val="single"/>
        </w:rPr>
        <w:t>Lab Concepts</w:t>
      </w:r>
    </w:p>
    <w:p w14:paraId="6F5FAF14" w14:textId="2857C0DE" w:rsidR="004F2B3C" w:rsidRPr="004F2B3C" w:rsidRDefault="00954156" w:rsidP="00954156">
      <w:pPr>
        <w:rPr>
          <w:rFonts w:ascii="Cambria" w:hAnsi="Cambria" w:cs="Calibri"/>
          <w:b/>
          <w:bCs/>
        </w:rPr>
      </w:pPr>
      <w:r>
        <w:rPr>
          <w:rFonts w:ascii="Cambria" w:hAnsi="Cambria" w:cs="Calibri"/>
          <w:b/>
          <w:bCs/>
        </w:rPr>
        <w:t>OSPF:</w:t>
      </w:r>
    </w:p>
    <w:p w14:paraId="1E0CC386" w14:textId="6A77A3F8" w:rsidR="00954156" w:rsidRPr="00954156" w:rsidRDefault="004F2B3C" w:rsidP="00954156">
      <w:pPr>
        <w:rPr>
          <w:rFonts w:ascii="Cambria" w:hAnsi="Cambria" w:cs="Calibri"/>
        </w:rPr>
      </w:pPr>
      <w:r w:rsidRPr="004F2B3C">
        <w:rPr>
          <w:rFonts w:ascii="Cambria" w:hAnsi="Cambria" w:cs="Calibri"/>
          <w:u w:val="single"/>
        </w:rPr>
        <w:t>Description:</w:t>
      </w:r>
      <w:r>
        <w:rPr>
          <w:rFonts w:ascii="Cambria" w:hAnsi="Cambria" w:cs="Calibri"/>
        </w:rPr>
        <w:t xml:space="preserve"> </w:t>
      </w:r>
      <w:r w:rsidR="00954156" w:rsidRPr="00954156">
        <w:rPr>
          <w:rFonts w:ascii="Cambria" w:hAnsi="Cambria" w:cs="Calibri"/>
        </w:rPr>
        <w:t xml:space="preserve">Open Shortest Path First (OSPF) is a dynamic routing protocol that allows routers to automatically learn about networks and determine the best paths for sending traffic. Instead of manually entering every route </w:t>
      </w:r>
      <w:r w:rsidR="00F94959" w:rsidRPr="00954156">
        <w:rPr>
          <w:rFonts w:ascii="Cambria" w:hAnsi="Cambria" w:cs="Calibri"/>
        </w:rPr>
        <w:t>on</w:t>
      </w:r>
      <w:r w:rsidR="00954156" w:rsidRPr="00954156">
        <w:rPr>
          <w:rFonts w:ascii="Cambria" w:hAnsi="Cambria" w:cs="Calibri"/>
        </w:rPr>
        <w:t xml:space="preserve"> each router, OSPF allows routers to communicate with one another and exchange information about </w:t>
      </w:r>
      <w:proofErr w:type="gramStart"/>
      <w:r w:rsidR="00954156" w:rsidRPr="00954156">
        <w:rPr>
          <w:rFonts w:ascii="Cambria" w:hAnsi="Cambria" w:cs="Calibri"/>
        </w:rPr>
        <w:t xml:space="preserve">the </w:t>
      </w:r>
      <w:r w:rsidR="00FC08B7">
        <w:rPr>
          <w:rFonts w:ascii="Cambria" w:hAnsi="Cambria" w:cs="Calibri"/>
        </w:rPr>
        <w:t>their</w:t>
      </w:r>
      <w:proofErr w:type="gramEnd"/>
      <w:r w:rsidR="00FC08B7">
        <w:rPr>
          <w:rFonts w:ascii="Cambria" w:hAnsi="Cambria" w:cs="Calibri"/>
        </w:rPr>
        <w:t xml:space="preserve"> own networks</w:t>
      </w:r>
      <w:r w:rsidR="00954156">
        <w:rPr>
          <w:rFonts w:ascii="Cambria" w:hAnsi="Cambria" w:cs="Calibri"/>
        </w:rPr>
        <w:t>, making routing more efficient and allowing the network to adapt to</w:t>
      </w:r>
      <w:r w:rsidR="00FC037B">
        <w:rPr>
          <w:rFonts w:ascii="Cambria" w:hAnsi="Cambria" w:cs="Calibri"/>
        </w:rPr>
        <w:t xml:space="preserve"> </w:t>
      </w:r>
      <w:r w:rsidR="00623652">
        <w:rPr>
          <w:rFonts w:ascii="Cambria" w:hAnsi="Cambria" w:cs="Calibri"/>
        </w:rPr>
        <w:t xml:space="preserve">route and </w:t>
      </w:r>
      <w:r w:rsidR="00FC037B">
        <w:rPr>
          <w:rFonts w:ascii="Cambria" w:hAnsi="Cambria" w:cs="Calibri"/>
        </w:rPr>
        <w:t>connection changes.</w:t>
      </w:r>
    </w:p>
    <w:p w14:paraId="6AB5A778" w14:textId="0271D675" w:rsidR="00954156" w:rsidRPr="00954156" w:rsidRDefault="004F2B3C" w:rsidP="00954156">
      <w:pPr>
        <w:rPr>
          <w:rFonts w:ascii="Cambria" w:hAnsi="Cambria" w:cs="Calibri"/>
        </w:rPr>
      </w:pPr>
      <w:r w:rsidRPr="004F2B3C">
        <w:rPr>
          <w:rFonts w:ascii="Cambria" w:hAnsi="Cambria" w:cs="Calibri"/>
          <w:u w:val="single"/>
        </w:rPr>
        <w:t>Establishing Neighbor Adjacencies:</w:t>
      </w:r>
      <w:r>
        <w:rPr>
          <w:rFonts w:ascii="Cambria" w:hAnsi="Cambria" w:cs="Calibri"/>
        </w:rPr>
        <w:t xml:space="preserve"> </w:t>
      </w:r>
      <w:r w:rsidR="00954156" w:rsidRPr="00954156">
        <w:rPr>
          <w:rFonts w:ascii="Cambria" w:hAnsi="Cambria" w:cs="Calibri"/>
        </w:rPr>
        <w:t xml:space="preserve">Routers </w:t>
      </w:r>
      <w:r w:rsidR="00AB3E3F">
        <w:rPr>
          <w:rFonts w:ascii="Cambria" w:hAnsi="Cambria" w:cs="Calibri"/>
        </w:rPr>
        <w:t>with</w:t>
      </w:r>
      <w:r w:rsidR="00954156" w:rsidRPr="00954156">
        <w:rPr>
          <w:rFonts w:ascii="Cambria" w:hAnsi="Cambria" w:cs="Calibri"/>
        </w:rPr>
        <w:t xml:space="preserve"> OSPF use Hello packets to discover other OSPF routers on directly connected networks. When two routers successfully discover each other </w:t>
      </w:r>
      <w:r w:rsidR="00623652">
        <w:rPr>
          <w:rFonts w:ascii="Cambria" w:hAnsi="Cambria" w:cs="Calibri"/>
        </w:rPr>
        <w:t>with</w:t>
      </w:r>
      <w:r w:rsidR="00954156" w:rsidRPr="00954156">
        <w:rPr>
          <w:rFonts w:ascii="Cambria" w:hAnsi="Cambria" w:cs="Calibri"/>
        </w:rPr>
        <w:t xml:space="preserve"> </w:t>
      </w:r>
      <w:proofErr w:type="gramStart"/>
      <w:r w:rsidR="00954156" w:rsidRPr="00954156">
        <w:rPr>
          <w:rFonts w:ascii="Cambria" w:hAnsi="Cambria" w:cs="Calibri"/>
        </w:rPr>
        <w:t xml:space="preserve">the </w:t>
      </w:r>
      <w:r w:rsidR="00623652">
        <w:rPr>
          <w:rFonts w:ascii="Cambria" w:hAnsi="Cambria" w:cs="Calibri"/>
        </w:rPr>
        <w:t>Hello</w:t>
      </w:r>
      <w:proofErr w:type="gramEnd"/>
      <w:r w:rsidR="00623652">
        <w:rPr>
          <w:rFonts w:ascii="Cambria" w:hAnsi="Cambria" w:cs="Calibri"/>
        </w:rPr>
        <w:t xml:space="preserve"> packets</w:t>
      </w:r>
      <w:r w:rsidR="00954156" w:rsidRPr="00954156">
        <w:rPr>
          <w:rFonts w:ascii="Cambria" w:hAnsi="Cambria" w:cs="Calibri"/>
        </w:rPr>
        <w:t xml:space="preserve">, they form an OSPF neighbor relationship. After becoming neighbors, the routers </w:t>
      </w:r>
      <w:del w:id="0" w:author="Microsoft Word" w:date="2026-10-01T13:08:00Z" w16du:dateUtc="2026-10-01T20:08:00Z">
        <w:r w:rsidR="00623652">
          <w:rPr>
            <w:rFonts w:ascii="Cambria" w:hAnsi="Cambria" w:cs="Calibri"/>
          </w:rPr>
          <w:delText>are able to</w:delText>
        </w:r>
      </w:del>
      <w:ins w:id="1" w:author="Microsoft Word" w:date="2026-10-01T13:08:00Z" w16du:dateUtc="2026-10-01T20:08:00Z">
        <w:r w:rsidR="00AE63C0">
          <w:rPr>
            <w:rFonts w:ascii="Cambria" w:hAnsi="Cambria" w:cs="Calibri"/>
          </w:rPr>
          <w:t>can</w:t>
        </w:r>
      </w:ins>
      <w:r w:rsidR="00954156" w:rsidRPr="00954156">
        <w:rPr>
          <w:rFonts w:ascii="Cambria" w:hAnsi="Cambria" w:cs="Calibri"/>
        </w:rPr>
        <w:t xml:space="preserve"> exchange information about the networks they know about. This allows each router to build an OSPF database and calculate routes to destinations.</w:t>
      </w:r>
      <w:r w:rsidR="009A52D4">
        <w:rPr>
          <w:rFonts w:ascii="Cambria" w:hAnsi="Cambria" w:cs="Calibri"/>
        </w:rPr>
        <w:t xml:space="preserve"> In this lab, I used the command: </w:t>
      </w:r>
      <w:r w:rsidR="009A52D4">
        <w:rPr>
          <w:rFonts w:ascii="Cambria" w:hAnsi="Cambria" w:cs="Calibri"/>
          <w:i/>
          <w:iCs/>
        </w:rPr>
        <w:t xml:space="preserve">show </w:t>
      </w:r>
      <w:proofErr w:type="spellStart"/>
      <w:r w:rsidR="009A52D4">
        <w:rPr>
          <w:rFonts w:ascii="Cambria" w:hAnsi="Cambria" w:cs="Calibri"/>
          <w:i/>
          <w:iCs/>
        </w:rPr>
        <w:t>ip</w:t>
      </w:r>
      <w:proofErr w:type="spellEnd"/>
      <w:r w:rsidR="007A7F46">
        <w:rPr>
          <w:rFonts w:ascii="Cambria" w:hAnsi="Cambria" w:cs="Calibri"/>
          <w:i/>
          <w:iCs/>
        </w:rPr>
        <w:t>(</w:t>
      </w:r>
      <w:r w:rsidR="009A52D4">
        <w:rPr>
          <w:rFonts w:ascii="Cambria" w:hAnsi="Cambria" w:cs="Calibri"/>
          <w:i/>
          <w:iCs/>
        </w:rPr>
        <w:t>v6</w:t>
      </w:r>
      <w:r w:rsidR="007A7F46">
        <w:rPr>
          <w:rFonts w:ascii="Cambria" w:hAnsi="Cambria" w:cs="Calibri"/>
          <w:i/>
          <w:iCs/>
        </w:rPr>
        <w:t>)</w:t>
      </w:r>
      <w:r w:rsidR="009A52D4">
        <w:rPr>
          <w:rFonts w:ascii="Cambria" w:hAnsi="Cambria" w:cs="Calibri"/>
          <w:i/>
          <w:iCs/>
        </w:rPr>
        <w:t xml:space="preserve"> </w:t>
      </w:r>
      <w:proofErr w:type="spellStart"/>
      <w:r w:rsidR="009A52D4">
        <w:rPr>
          <w:rFonts w:ascii="Cambria" w:hAnsi="Cambria" w:cs="Calibri"/>
          <w:i/>
          <w:iCs/>
        </w:rPr>
        <w:t>ospf</w:t>
      </w:r>
      <w:proofErr w:type="spellEnd"/>
      <w:r w:rsidR="009A52D4">
        <w:rPr>
          <w:rFonts w:ascii="Cambria" w:hAnsi="Cambria" w:cs="Calibri"/>
          <w:i/>
          <w:iCs/>
        </w:rPr>
        <w:t xml:space="preserve"> </w:t>
      </w:r>
      <w:proofErr w:type="spellStart"/>
      <w:r w:rsidR="009A52D4">
        <w:rPr>
          <w:rFonts w:ascii="Cambria" w:hAnsi="Cambria" w:cs="Calibri"/>
          <w:i/>
          <w:iCs/>
        </w:rPr>
        <w:t>neigbor</w:t>
      </w:r>
      <w:proofErr w:type="spellEnd"/>
      <w:r w:rsidR="009A52D4">
        <w:rPr>
          <w:rFonts w:ascii="Cambria" w:hAnsi="Cambria" w:cs="Calibri"/>
        </w:rPr>
        <w:t>, to verify neighbor adjacencies.</w:t>
      </w:r>
    </w:p>
    <w:p w14:paraId="0B425725" w14:textId="7344C080" w:rsidR="00B349A8" w:rsidRPr="00B349A8" w:rsidRDefault="00B349A8" w:rsidP="00954156">
      <w:pPr>
        <w:rPr>
          <w:rFonts w:ascii="Cambria" w:hAnsi="Cambria" w:cs="Calibri"/>
          <w:i/>
          <w:iCs/>
        </w:rPr>
      </w:pPr>
      <w:r w:rsidRPr="004F2B3C">
        <w:rPr>
          <w:rFonts w:ascii="Cambria" w:hAnsi="Cambria" w:cs="Calibri"/>
          <w:u w:val="single"/>
        </w:rPr>
        <w:t>Multi-Area OSPF:</w:t>
      </w:r>
      <w:r>
        <w:rPr>
          <w:rFonts w:ascii="Cambria" w:hAnsi="Cambria" w:cs="Calibri"/>
        </w:rPr>
        <w:t xml:space="preserve"> </w:t>
      </w:r>
      <w:r w:rsidRPr="00954156">
        <w:rPr>
          <w:rFonts w:ascii="Cambria" w:hAnsi="Cambria" w:cs="Calibri"/>
        </w:rPr>
        <w:t>Multi-</w:t>
      </w:r>
      <w:r w:rsidRPr="00453E8A">
        <w:rPr>
          <w:rFonts w:ascii="Cambria" w:hAnsi="Cambria" w:cs="Calibri"/>
        </w:rPr>
        <w:t>area</w:t>
      </w:r>
      <w:r w:rsidRPr="00954156">
        <w:rPr>
          <w:rFonts w:ascii="Cambria" w:hAnsi="Cambria" w:cs="Calibri"/>
        </w:rPr>
        <w:t xml:space="preserve"> OSPF </w:t>
      </w:r>
      <w:r w:rsidRPr="00453E8A">
        <w:rPr>
          <w:rFonts w:ascii="Cambria" w:hAnsi="Cambria" w:cs="Calibri"/>
        </w:rPr>
        <w:t xml:space="preserve">is the process of breaking down the </w:t>
      </w:r>
      <w:r w:rsidRPr="00954156">
        <w:rPr>
          <w:rFonts w:ascii="Cambria" w:hAnsi="Cambria" w:cs="Calibri"/>
        </w:rPr>
        <w:t xml:space="preserve">larger OSPF network into </w:t>
      </w:r>
      <w:r w:rsidRPr="00453E8A">
        <w:rPr>
          <w:rFonts w:ascii="Cambria" w:hAnsi="Cambria" w:cs="Calibri"/>
        </w:rPr>
        <w:t>smaller</w:t>
      </w:r>
      <w:r w:rsidRPr="00954156">
        <w:rPr>
          <w:rFonts w:ascii="Cambria" w:hAnsi="Cambria" w:cs="Calibri"/>
        </w:rPr>
        <w:t xml:space="preserve"> areas</w:t>
      </w:r>
      <w:r>
        <w:rPr>
          <w:rFonts w:ascii="Cambria" w:hAnsi="Cambria" w:cs="Calibri"/>
        </w:rPr>
        <w:t xml:space="preserve"> (Kind of like subnetting)</w:t>
      </w:r>
      <w:r w:rsidRPr="00954156">
        <w:rPr>
          <w:rFonts w:ascii="Cambria" w:hAnsi="Cambria" w:cs="Calibri"/>
        </w:rPr>
        <w:t xml:space="preserve">. </w:t>
      </w:r>
      <w:r w:rsidRPr="00453E8A">
        <w:rPr>
          <w:rFonts w:ascii="Cambria" w:hAnsi="Cambria" w:cs="Calibri"/>
        </w:rPr>
        <w:t xml:space="preserve">In doing this, </w:t>
      </w:r>
      <w:r>
        <w:rPr>
          <w:rFonts w:ascii="Cambria" w:hAnsi="Cambria" w:cs="Calibri"/>
        </w:rPr>
        <w:t>it</w:t>
      </w:r>
      <w:r w:rsidRPr="00453E8A">
        <w:rPr>
          <w:rFonts w:ascii="Cambria" w:hAnsi="Cambria" w:cs="Calibri"/>
        </w:rPr>
        <w:t xml:space="preserve"> organizes</w:t>
      </w:r>
      <w:r w:rsidRPr="00954156">
        <w:rPr>
          <w:rFonts w:ascii="Cambria" w:hAnsi="Cambria" w:cs="Calibri"/>
        </w:rPr>
        <w:t xml:space="preserve"> the network</w:t>
      </w:r>
      <w:r w:rsidRPr="00453E8A">
        <w:rPr>
          <w:rFonts w:ascii="Cambria" w:hAnsi="Cambria" w:cs="Calibri"/>
        </w:rPr>
        <w:t>. It also reduces</w:t>
      </w:r>
      <w:r w:rsidRPr="00954156">
        <w:rPr>
          <w:rFonts w:ascii="Cambria" w:hAnsi="Cambria" w:cs="Calibri"/>
        </w:rPr>
        <w:t xml:space="preserve"> the routing information </w:t>
      </w:r>
      <w:r w:rsidRPr="00453E8A">
        <w:rPr>
          <w:rFonts w:ascii="Cambria" w:hAnsi="Cambria" w:cs="Calibri"/>
        </w:rPr>
        <w:t xml:space="preserve">which the </w:t>
      </w:r>
      <w:r w:rsidRPr="00954156">
        <w:rPr>
          <w:rFonts w:ascii="Cambria" w:hAnsi="Cambria" w:cs="Calibri"/>
        </w:rPr>
        <w:t xml:space="preserve">router </w:t>
      </w:r>
      <w:r w:rsidRPr="00453E8A">
        <w:rPr>
          <w:rFonts w:ascii="Cambria" w:hAnsi="Cambria" w:cs="Calibri"/>
        </w:rPr>
        <w:t>must</w:t>
      </w:r>
      <w:r w:rsidRPr="00954156">
        <w:rPr>
          <w:rFonts w:ascii="Cambria" w:hAnsi="Cambria" w:cs="Calibri"/>
        </w:rPr>
        <w:t xml:space="preserve"> process. </w:t>
      </w:r>
      <w:r w:rsidRPr="00453E8A">
        <w:rPr>
          <w:rFonts w:ascii="Cambria" w:hAnsi="Cambria" w:cs="Calibri"/>
        </w:rPr>
        <w:t xml:space="preserve">The backbone area (Area 0) acts as a connecting area for other OSPF areas. For </w:t>
      </w:r>
      <w:r w:rsidRPr="00954156">
        <w:rPr>
          <w:rFonts w:ascii="Cambria" w:hAnsi="Cambria" w:cs="Calibri"/>
        </w:rPr>
        <w:t>this lab, I configured three areas</w:t>
      </w:r>
      <w:r w:rsidRPr="00453E8A">
        <w:rPr>
          <w:rFonts w:ascii="Cambria" w:hAnsi="Cambria" w:cs="Calibri"/>
        </w:rPr>
        <w:t xml:space="preserve"> of OSPF</w:t>
      </w:r>
      <w:r w:rsidRPr="00954156">
        <w:rPr>
          <w:rFonts w:ascii="Cambria" w:hAnsi="Cambria" w:cs="Calibri"/>
        </w:rPr>
        <w:t>: Area 0, Area 1, and Area 2</w:t>
      </w:r>
      <w:r>
        <w:rPr>
          <w:rFonts w:ascii="Cambria" w:hAnsi="Cambria" w:cs="Calibri"/>
        </w:rPr>
        <w:t>, where the backbone area of area 0 is in the middle and is used to connect areas 1 and 2.</w:t>
      </w:r>
      <w:r w:rsidRPr="00954156">
        <w:rPr>
          <w:rFonts w:ascii="Cambria" w:hAnsi="Cambria" w:cs="Calibri"/>
        </w:rPr>
        <w:t xml:space="preserve"> </w:t>
      </w:r>
      <w:r>
        <w:rPr>
          <w:rFonts w:ascii="Cambria" w:hAnsi="Cambria" w:cs="Calibri"/>
        </w:rPr>
        <w:t xml:space="preserve">I used the command: </w:t>
      </w:r>
      <w:proofErr w:type="spellStart"/>
      <w:r>
        <w:rPr>
          <w:rFonts w:ascii="Cambria" w:hAnsi="Cambria" w:cs="Calibri"/>
          <w:i/>
          <w:iCs/>
        </w:rPr>
        <w:t>ip</w:t>
      </w:r>
      <w:proofErr w:type="spellEnd"/>
      <w:r>
        <w:rPr>
          <w:rFonts w:ascii="Cambria" w:hAnsi="Cambria" w:cs="Calibri"/>
          <w:i/>
          <w:iCs/>
        </w:rPr>
        <w:t xml:space="preserve">(v6) </w:t>
      </w:r>
      <w:proofErr w:type="spellStart"/>
      <w:r>
        <w:rPr>
          <w:rFonts w:ascii="Cambria" w:hAnsi="Cambria" w:cs="Calibri"/>
          <w:i/>
          <w:iCs/>
        </w:rPr>
        <w:t>ospf</w:t>
      </w:r>
      <w:proofErr w:type="spellEnd"/>
      <w:r>
        <w:rPr>
          <w:rFonts w:ascii="Cambria" w:hAnsi="Cambria" w:cs="Calibri"/>
          <w:i/>
          <w:iCs/>
        </w:rPr>
        <w:t xml:space="preserve"> 1 area (area #), </w:t>
      </w:r>
      <w:r>
        <w:rPr>
          <w:rFonts w:ascii="Cambria" w:hAnsi="Cambria" w:cs="Calibri"/>
        </w:rPr>
        <w:t xml:space="preserve">to establish each interface in their respective areas. </w:t>
      </w:r>
      <w:r w:rsidRPr="00954156">
        <w:rPr>
          <w:rFonts w:ascii="Cambria" w:hAnsi="Cambria" w:cs="Calibri"/>
        </w:rPr>
        <w:t xml:space="preserve">The routers in </w:t>
      </w:r>
      <w:r w:rsidRPr="00453E8A">
        <w:rPr>
          <w:rFonts w:ascii="Cambria" w:hAnsi="Cambria" w:cs="Calibri"/>
        </w:rPr>
        <w:t>those</w:t>
      </w:r>
      <w:r w:rsidRPr="00954156">
        <w:rPr>
          <w:rFonts w:ascii="Cambria" w:hAnsi="Cambria" w:cs="Calibri"/>
        </w:rPr>
        <w:t xml:space="preserve"> areas </w:t>
      </w:r>
      <w:r w:rsidRPr="00453E8A">
        <w:rPr>
          <w:rFonts w:ascii="Cambria" w:hAnsi="Cambria" w:cs="Calibri"/>
        </w:rPr>
        <w:t>developed a</w:t>
      </w:r>
      <w:r w:rsidRPr="00954156">
        <w:rPr>
          <w:rFonts w:ascii="Cambria" w:hAnsi="Cambria" w:cs="Calibri"/>
        </w:rPr>
        <w:t xml:space="preserve"> neighbor </w:t>
      </w:r>
      <w:r w:rsidRPr="00453E8A">
        <w:rPr>
          <w:rFonts w:ascii="Cambria" w:hAnsi="Cambria" w:cs="Calibri"/>
        </w:rPr>
        <w:t>relationship and shared their</w:t>
      </w:r>
      <w:r w:rsidRPr="00954156">
        <w:rPr>
          <w:rFonts w:ascii="Cambria" w:hAnsi="Cambria" w:cs="Calibri"/>
        </w:rPr>
        <w:t xml:space="preserve"> routing information </w:t>
      </w:r>
      <w:r>
        <w:rPr>
          <w:rFonts w:ascii="Cambria" w:hAnsi="Cambria" w:cs="Calibri"/>
        </w:rPr>
        <w:t xml:space="preserve">with each other </w:t>
      </w:r>
      <w:r w:rsidRPr="00453E8A">
        <w:rPr>
          <w:rFonts w:ascii="Cambria" w:hAnsi="Cambria" w:cs="Calibri"/>
        </w:rPr>
        <w:t>among the</w:t>
      </w:r>
      <w:r w:rsidRPr="00954156">
        <w:rPr>
          <w:rFonts w:ascii="Cambria" w:hAnsi="Cambria" w:cs="Calibri"/>
        </w:rPr>
        <w:t xml:space="preserve"> areas.</w:t>
      </w:r>
    </w:p>
    <w:p w14:paraId="55E6A4D9" w14:textId="3569162E" w:rsidR="00954156" w:rsidRPr="00954156" w:rsidRDefault="004F2B3C" w:rsidP="00954156">
      <w:pPr>
        <w:rPr>
          <w:rFonts w:ascii="Cambria" w:hAnsi="Cambria" w:cs="Calibri"/>
        </w:rPr>
      </w:pPr>
      <w:r w:rsidRPr="004F2B3C">
        <w:rPr>
          <w:rFonts w:ascii="Cambria" w:hAnsi="Cambria" w:cs="Calibri"/>
          <w:u w:val="single"/>
        </w:rPr>
        <w:t>Shortest Path First:</w:t>
      </w:r>
      <w:r>
        <w:rPr>
          <w:rFonts w:ascii="Cambria" w:hAnsi="Cambria" w:cs="Calibri"/>
        </w:rPr>
        <w:t xml:space="preserve"> </w:t>
      </w:r>
      <w:r w:rsidR="00CE786E">
        <w:rPr>
          <w:rFonts w:ascii="Cambria" w:hAnsi="Cambria" w:cs="Calibri"/>
        </w:rPr>
        <w:t>Another feature of OSPF is</w:t>
      </w:r>
      <w:r w:rsidR="00AB05A3" w:rsidRPr="00AB05A3">
        <w:rPr>
          <w:rFonts w:ascii="Cambria" w:hAnsi="Cambria" w:cs="Calibri"/>
        </w:rPr>
        <w:t xml:space="preserve"> the Shortest Path First (SPF) algorithm. </w:t>
      </w:r>
      <w:ins w:id="2" w:author="Microsoft Word" w:date="2026-10-01T13:08:00Z" w16du:dateUtc="2026-10-01T20:08:00Z">
        <w:r w:rsidR="00047398" w:rsidRPr="00AB05A3">
          <w:rPr>
            <w:rFonts w:ascii="Cambria" w:hAnsi="Cambria" w:cs="Calibri"/>
          </w:rPr>
          <w:t xml:space="preserve">The router will consider various aspects like link costs in choosing a particular route. </w:t>
        </w:r>
      </w:ins>
      <w:r w:rsidR="00CE786E">
        <w:rPr>
          <w:rFonts w:ascii="Cambria" w:hAnsi="Cambria" w:cs="Calibri"/>
        </w:rPr>
        <w:t>Through SPF, t</w:t>
      </w:r>
      <w:r w:rsidR="00954156" w:rsidRPr="00954156">
        <w:rPr>
          <w:rFonts w:ascii="Cambria" w:hAnsi="Cambria" w:cs="Calibri"/>
        </w:rPr>
        <w:t xml:space="preserve">he </w:t>
      </w:r>
      <w:r w:rsidR="00AB05A3" w:rsidRPr="00AB05A3">
        <w:rPr>
          <w:rFonts w:ascii="Cambria" w:hAnsi="Cambria" w:cs="Calibri"/>
        </w:rPr>
        <w:t xml:space="preserve">router will </w:t>
      </w:r>
      <w:r w:rsidR="00BA0677" w:rsidRPr="00AB05A3">
        <w:rPr>
          <w:rFonts w:ascii="Cambria" w:hAnsi="Cambria" w:cs="Calibri"/>
        </w:rPr>
        <w:t>consider</w:t>
      </w:r>
      <w:r w:rsidR="00AB05A3" w:rsidRPr="00AB05A3">
        <w:rPr>
          <w:rFonts w:ascii="Cambria" w:hAnsi="Cambria" w:cs="Calibri"/>
        </w:rPr>
        <w:t xml:space="preserve"> aspects like link costs in choosing a route. In the case where there are several possible routes, OSPF will make use of the route that has the lowest cost. In </w:t>
      </w:r>
      <w:r w:rsidR="009F478F" w:rsidRPr="00AB05A3">
        <w:rPr>
          <w:rFonts w:ascii="Cambria" w:hAnsi="Cambria" w:cs="Calibri"/>
        </w:rPr>
        <w:t>cases</w:t>
      </w:r>
      <w:r w:rsidR="00AB05A3" w:rsidRPr="00AB05A3">
        <w:rPr>
          <w:rFonts w:ascii="Cambria" w:hAnsi="Cambria" w:cs="Calibri"/>
        </w:rPr>
        <w:t xml:space="preserve"> where a route is no longer usable, then OSPF will recalculate and choose another available route.</w:t>
      </w:r>
    </w:p>
    <w:p w14:paraId="07A1314D" w14:textId="77777777" w:rsidR="003C25C9" w:rsidRDefault="003C25C9" w:rsidP="00954156">
      <w:pPr>
        <w:rPr>
          <w:rFonts w:ascii="Cambria" w:hAnsi="Cambria" w:cs="Calibri"/>
          <w:u w:val="single"/>
        </w:rPr>
      </w:pPr>
    </w:p>
    <w:p w14:paraId="18F8F7FD" w14:textId="77777777" w:rsidR="003C25C9" w:rsidRDefault="003C25C9" w:rsidP="00954156">
      <w:pPr>
        <w:rPr>
          <w:rFonts w:ascii="Cambria" w:hAnsi="Cambria" w:cs="Calibri"/>
          <w:u w:val="single"/>
        </w:rPr>
      </w:pPr>
    </w:p>
    <w:p w14:paraId="33149A77" w14:textId="77777777" w:rsidR="003C25C9" w:rsidRDefault="003C25C9" w:rsidP="00954156">
      <w:pPr>
        <w:rPr>
          <w:rFonts w:ascii="Cambria" w:hAnsi="Cambria" w:cs="Calibri"/>
          <w:u w:val="single"/>
        </w:rPr>
      </w:pPr>
    </w:p>
    <w:p w14:paraId="6A61B84F" w14:textId="224E5B63" w:rsidR="00954156" w:rsidRPr="003C25C9" w:rsidRDefault="00954156" w:rsidP="00954156">
      <w:pPr>
        <w:rPr>
          <w:rFonts w:ascii="Cambria" w:hAnsi="Cambria" w:cs="Calibri"/>
          <w:b/>
          <w:bCs/>
        </w:rPr>
      </w:pPr>
      <w:r w:rsidRPr="003C25C9">
        <w:rPr>
          <w:rFonts w:ascii="Cambria" w:hAnsi="Cambria" w:cs="Calibri"/>
          <w:b/>
          <w:bCs/>
        </w:rPr>
        <w:t>IPv4 and IPv6 Addresses</w:t>
      </w:r>
      <w:r w:rsidR="003C23E8">
        <w:rPr>
          <w:rFonts w:ascii="Cambria" w:hAnsi="Cambria" w:cs="Calibri"/>
          <w:b/>
          <w:bCs/>
        </w:rPr>
        <w:t>:</w:t>
      </w:r>
    </w:p>
    <w:p w14:paraId="41E8AFA7" w14:textId="2F5C81E8" w:rsidR="00954156" w:rsidRPr="00954156" w:rsidRDefault="002D518E" w:rsidP="00954156">
      <w:pPr>
        <w:rPr>
          <w:rFonts w:ascii="Cambria" w:hAnsi="Cambria" w:cs="Calibri"/>
        </w:rPr>
      </w:pPr>
      <w:r w:rsidRPr="002D518E">
        <w:rPr>
          <w:rFonts w:ascii="Cambria" w:hAnsi="Cambria" w:cs="Calibri"/>
          <w:u w:val="single"/>
        </w:rPr>
        <w:lastRenderedPageBreak/>
        <w:t xml:space="preserve">Description: </w:t>
      </w:r>
      <w:r w:rsidR="00954156" w:rsidRPr="00954156">
        <w:rPr>
          <w:rFonts w:ascii="Cambria" w:hAnsi="Cambria" w:cs="Calibri"/>
        </w:rPr>
        <w:t xml:space="preserve">IPv4 and IPv6 are two Internet </w:t>
      </w:r>
      <w:r w:rsidR="00B14556">
        <w:rPr>
          <w:rFonts w:ascii="Cambria" w:hAnsi="Cambria" w:cs="Calibri"/>
        </w:rPr>
        <w:t>protocols which are</w:t>
      </w:r>
      <w:r w:rsidR="00954156" w:rsidRPr="00954156">
        <w:rPr>
          <w:rFonts w:ascii="Cambria" w:hAnsi="Cambria" w:cs="Calibri"/>
        </w:rPr>
        <w:t xml:space="preserve"> used to identify devices and networks </w:t>
      </w:r>
      <w:r w:rsidR="00112797">
        <w:rPr>
          <w:rFonts w:ascii="Cambria" w:hAnsi="Cambria" w:cs="Calibri"/>
        </w:rPr>
        <w:t xml:space="preserve">using addresses </w:t>
      </w:r>
      <w:r w:rsidR="00954156" w:rsidRPr="00954156">
        <w:rPr>
          <w:rFonts w:ascii="Cambria" w:hAnsi="Cambria" w:cs="Calibri"/>
        </w:rPr>
        <w:t xml:space="preserve">so that they can communicate with one another. </w:t>
      </w:r>
      <w:r w:rsidR="00112797">
        <w:rPr>
          <w:rFonts w:ascii="Cambria" w:hAnsi="Cambria" w:cs="Calibri"/>
        </w:rPr>
        <w:t xml:space="preserve">I assigned addresses and subnets in this lab to each </w:t>
      </w:r>
      <w:r w:rsidR="009F478F">
        <w:rPr>
          <w:rFonts w:ascii="Cambria" w:hAnsi="Cambria" w:cs="Calibri"/>
        </w:rPr>
        <w:t>router,</w:t>
      </w:r>
      <w:r w:rsidR="00112797">
        <w:rPr>
          <w:rFonts w:ascii="Cambria" w:hAnsi="Cambria" w:cs="Calibri"/>
        </w:rPr>
        <w:t xml:space="preserve"> so they </w:t>
      </w:r>
      <w:r w:rsidR="001427E5">
        <w:rPr>
          <w:rFonts w:ascii="Cambria" w:hAnsi="Cambria" w:cs="Calibri"/>
        </w:rPr>
        <w:t>can</w:t>
      </w:r>
      <w:r w:rsidR="00112797">
        <w:rPr>
          <w:rFonts w:ascii="Cambria" w:hAnsi="Cambria" w:cs="Calibri"/>
        </w:rPr>
        <w:t xml:space="preserve"> communicate with each other.</w:t>
      </w:r>
    </w:p>
    <w:p w14:paraId="16A7644D" w14:textId="417BAA00" w:rsidR="00954156" w:rsidRPr="00954156" w:rsidRDefault="00954156" w:rsidP="00954156">
      <w:pPr>
        <w:rPr>
          <w:rFonts w:ascii="Cambria" w:hAnsi="Cambria" w:cs="Calibri"/>
        </w:rPr>
      </w:pPr>
      <w:r w:rsidRPr="00954156">
        <w:rPr>
          <w:rFonts w:ascii="Cambria" w:hAnsi="Cambria" w:cs="Calibri"/>
        </w:rPr>
        <w:t>IPv4 uses 32-bit addresses and is commonly written in decimal format, such as 192.168.1.1. Because IPv4 has a limited number of available addresses, networks use techniques such as subnetting to divide larger networks into smaller sections. In this lab, IPv4 addresses were assigned to the router interfaces so that each connection belonged to the correct subnet.</w:t>
      </w:r>
    </w:p>
    <w:p w14:paraId="2EBF8E27" w14:textId="5C3F8E95" w:rsidR="00954156" w:rsidRPr="00954156" w:rsidRDefault="009B7597" w:rsidP="00954156">
      <w:pPr>
        <w:rPr>
          <w:rFonts w:ascii="Cambria" w:hAnsi="Cambria" w:cs="Calibri"/>
        </w:rPr>
      </w:pPr>
      <w:r w:rsidRPr="009B7597">
        <w:rPr>
          <w:rFonts w:ascii="Cambria" w:hAnsi="Cambria" w:cs="Calibri"/>
          <w:u w:val="single"/>
        </w:rPr>
        <w:t>IPv6:</w:t>
      </w:r>
      <w:r>
        <w:rPr>
          <w:rFonts w:ascii="Cambria" w:hAnsi="Cambria" w:cs="Calibri"/>
        </w:rPr>
        <w:t xml:space="preserve"> </w:t>
      </w:r>
      <w:r w:rsidR="00954156" w:rsidRPr="00954156">
        <w:rPr>
          <w:rFonts w:ascii="Cambria" w:hAnsi="Cambria" w:cs="Calibri"/>
        </w:rPr>
        <w:t xml:space="preserve">IPv6 is the newer version of the Internet Protocol and uses 128-bit addresses. </w:t>
      </w:r>
      <w:r w:rsidR="0048645B">
        <w:rPr>
          <w:rFonts w:ascii="Cambria" w:hAnsi="Cambria" w:cs="Calibri"/>
        </w:rPr>
        <w:t>IPv6 was adopted as IPv4</w:t>
      </w:r>
      <w:r w:rsidR="00EB443D">
        <w:rPr>
          <w:rFonts w:ascii="Cambria" w:hAnsi="Cambria" w:cs="Calibri"/>
        </w:rPr>
        <w:t xml:space="preserve"> had limited addresses</w:t>
      </w:r>
      <w:r w:rsidR="0048645B">
        <w:rPr>
          <w:rFonts w:ascii="Cambria" w:hAnsi="Cambria" w:cs="Calibri"/>
        </w:rPr>
        <w:t>. IPv6</w:t>
      </w:r>
      <w:r w:rsidR="00954156" w:rsidRPr="00954156">
        <w:rPr>
          <w:rFonts w:ascii="Cambria" w:hAnsi="Cambria" w:cs="Calibri"/>
        </w:rPr>
        <w:t xml:space="preserve"> provides a much larger address space than IPv4. IPv6 addresses are written using hexadecimal numbers separated by colons, such as 2001:DB8:</w:t>
      </w:r>
      <w:proofErr w:type="gramStart"/>
      <w:r w:rsidR="00954156" w:rsidRPr="00954156">
        <w:rPr>
          <w:rFonts w:ascii="Cambria" w:hAnsi="Cambria" w:cs="Calibri"/>
        </w:rPr>
        <w:t>1::</w:t>
      </w:r>
      <w:proofErr w:type="gramEnd"/>
      <w:r w:rsidR="00954156" w:rsidRPr="00954156">
        <w:rPr>
          <w:rFonts w:ascii="Cambria" w:hAnsi="Cambria" w:cs="Calibri"/>
        </w:rPr>
        <w:t>1. IPv6 also includes features designed to improve addressing and routing in modern networks.</w:t>
      </w:r>
      <w:r w:rsidR="001645B3">
        <w:rPr>
          <w:rFonts w:ascii="Cambria" w:hAnsi="Cambria" w:cs="Calibri"/>
        </w:rPr>
        <w:t xml:space="preserve"> </w:t>
      </w:r>
      <w:proofErr w:type="gramStart"/>
      <w:r w:rsidR="001645B3">
        <w:rPr>
          <w:rFonts w:ascii="Cambria" w:hAnsi="Cambria" w:cs="Calibri"/>
        </w:rPr>
        <w:t>In order to</w:t>
      </w:r>
      <w:proofErr w:type="gramEnd"/>
      <w:r w:rsidR="001645B3">
        <w:rPr>
          <w:rFonts w:ascii="Cambria" w:hAnsi="Cambria" w:cs="Calibri"/>
        </w:rPr>
        <w:t xml:space="preserve"> enable IPv6 pings between routers, use command </w:t>
      </w:r>
      <w:r w:rsidR="001645B3">
        <w:rPr>
          <w:rFonts w:ascii="Cambria" w:hAnsi="Cambria" w:cs="Calibri"/>
          <w:i/>
          <w:iCs/>
        </w:rPr>
        <w:t xml:space="preserve">ipv6 </w:t>
      </w:r>
      <w:proofErr w:type="gramStart"/>
      <w:r w:rsidR="001645B3">
        <w:rPr>
          <w:rFonts w:ascii="Cambria" w:hAnsi="Cambria" w:cs="Calibri"/>
          <w:i/>
          <w:iCs/>
        </w:rPr>
        <w:t>unicast-routing</w:t>
      </w:r>
      <w:proofErr w:type="gramEnd"/>
      <w:r w:rsidR="001645B3">
        <w:rPr>
          <w:rFonts w:ascii="Cambria" w:hAnsi="Cambria" w:cs="Calibri"/>
        </w:rPr>
        <w:t>.</w:t>
      </w:r>
    </w:p>
    <w:p w14:paraId="05BD4025" w14:textId="442C42E7" w:rsidR="00954156" w:rsidRPr="00954156" w:rsidRDefault="008B1B6A" w:rsidP="00954156">
      <w:pPr>
        <w:rPr>
          <w:rFonts w:ascii="Cambria" w:hAnsi="Cambria" w:cs="Calibri"/>
        </w:rPr>
      </w:pPr>
      <w:r w:rsidRPr="00205705">
        <w:rPr>
          <w:rFonts w:ascii="Cambria" w:hAnsi="Cambria" w:cs="Calibri"/>
          <w:u w:val="single"/>
        </w:rPr>
        <w:t>Subnetting:</w:t>
      </w:r>
      <w:r>
        <w:rPr>
          <w:rFonts w:ascii="Cambria" w:hAnsi="Cambria" w:cs="Calibri"/>
        </w:rPr>
        <w:t xml:space="preserve"> </w:t>
      </w:r>
      <w:r w:rsidR="00205705" w:rsidRPr="00205705">
        <w:rPr>
          <w:rFonts w:ascii="Cambria" w:hAnsi="Cambria" w:cs="Calibri"/>
        </w:rPr>
        <w:t xml:space="preserve">Subnetting is the process of dividing </w:t>
      </w:r>
      <w:r w:rsidR="00807F31">
        <w:rPr>
          <w:rFonts w:ascii="Cambria" w:hAnsi="Cambria" w:cs="Calibri"/>
        </w:rPr>
        <w:t>up a big</w:t>
      </w:r>
      <w:r w:rsidR="00205705" w:rsidRPr="00205705">
        <w:rPr>
          <w:rFonts w:ascii="Cambria" w:hAnsi="Cambria" w:cs="Calibri"/>
        </w:rPr>
        <w:t xml:space="preserve"> IP network into smaller networks </w:t>
      </w:r>
      <w:r w:rsidR="00807F31">
        <w:rPr>
          <w:rFonts w:ascii="Cambria" w:hAnsi="Cambria" w:cs="Calibri"/>
        </w:rPr>
        <w:t>known as</w:t>
      </w:r>
      <w:r w:rsidR="00205705" w:rsidRPr="00205705">
        <w:rPr>
          <w:rFonts w:ascii="Cambria" w:hAnsi="Cambria" w:cs="Calibri"/>
        </w:rPr>
        <w:t xml:space="preserve"> subnets, which helps organize network devices and manage IP addresses more efficiently. When configuring IPv4 and IPv6, each router interface needs to be assigned an address within the correct subnet or prefix so that devices on the same network </w:t>
      </w:r>
      <w:r w:rsidR="00FE36F6">
        <w:rPr>
          <w:rFonts w:ascii="Cambria" w:hAnsi="Cambria" w:cs="Calibri"/>
        </w:rPr>
        <w:t>can</w:t>
      </w:r>
      <w:r w:rsidR="00205705" w:rsidRPr="00205705">
        <w:rPr>
          <w:rFonts w:ascii="Cambria" w:hAnsi="Cambria" w:cs="Calibri"/>
        </w:rPr>
        <w:t xml:space="preserve"> communicate with each other. Proper </w:t>
      </w:r>
      <w:proofErr w:type="spellStart"/>
      <w:r w:rsidR="00205705" w:rsidRPr="00205705">
        <w:rPr>
          <w:rFonts w:ascii="Cambria" w:hAnsi="Cambria" w:cs="Calibri"/>
        </w:rPr>
        <w:t>subnetting</w:t>
      </w:r>
      <w:ins w:id="3" w:author="Microsoft Word" w:date="2026-10-01T13:08:00Z" w16du:dateUtc="2026-10-01T20:08:00Z">
        <w:r w:rsidR="00205705" w:rsidRPr="00205705">
          <w:rPr>
            <w:rFonts w:ascii="Cambria" w:hAnsi="Cambria" w:cs="Calibri"/>
          </w:rPr>
          <w:t>Different</w:t>
        </w:r>
        <w:proofErr w:type="spellEnd"/>
        <w:r w:rsidR="00205705" w:rsidRPr="00205705">
          <w:rPr>
            <w:rFonts w:ascii="Cambria" w:hAnsi="Cambria" w:cs="Calibri"/>
          </w:rPr>
          <w:t xml:space="preserve"> router-to-router connections should generally </w:t>
        </w:r>
        <w:r w:rsidR="00FE36F6" w:rsidRPr="00205705">
          <w:rPr>
            <w:rFonts w:ascii="Cambria" w:hAnsi="Cambria" w:cs="Calibri"/>
          </w:rPr>
          <w:t>be used to use</w:t>
        </w:r>
        <w:r w:rsidR="00205705" w:rsidRPr="00205705">
          <w:rPr>
            <w:rFonts w:ascii="Cambria" w:hAnsi="Cambria" w:cs="Calibri"/>
          </w:rPr>
          <w:t xml:space="preserve"> different subnets to </w:t>
        </w:r>
        <w:r w:rsidR="009F478F" w:rsidRPr="00205705">
          <w:rPr>
            <w:rFonts w:ascii="Cambria" w:hAnsi="Cambria" w:cs="Calibri"/>
          </w:rPr>
          <w:t>prevent</w:t>
        </w:r>
        <w:r w:rsidR="00205705" w:rsidRPr="00205705">
          <w:rPr>
            <w:rFonts w:ascii="Cambria" w:hAnsi="Cambria" w:cs="Calibri"/>
          </w:rPr>
          <w:t xml:space="preserve"> conflicts and make routing easier to manage. Proper subnetting also</w:t>
        </w:r>
      </w:ins>
      <w:r w:rsidR="00205705" w:rsidRPr="00205705">
        <w:rPr>
          <w:rFonts w:ascii="Cambria" w:hAnsi="Cambria" w:cs="Calibri"/>
        </w:rPr>
        <w:t xml:space="preserve"> ensures that network addresses do not overlap and allows routers to correctly identify which networks are directly connected and which networks must be reached through another router. In this lab, subnetting was used to assign separate IPv4 and IPv6 networks to </w:t>
      </w:r>
      <w:r w:rsidR="009F478F" w:rsidRPr="00205705">
        <w:rPr>
          <w:rFonts w:ascii="Cambria" w:hAnsi="Cambria" w:cs="Calibri"/>
        </w:rPr>
        <w:t>router</w:t>
      </w:r>
      <w:r w:rsidR="00205705" w:rsidRPr="00205705">
        <w:rPr>
          <w:rFonts w:ascii="Cambria" w:hAnsi="Cambria" w:cs="Calibri"/>
        </w:rPr>
        <w:t xml:space="preserve"> connections, allowing the routers to communicate and exchange routing information through OSPF.</w:t>
      </w:r>
    </w:p>
    <w:p w14:paraId="485273FA" w14:textId="710F73B4" w:rsidR="00954156" w:rsidRPr="00954156" w:rsidRDefault="00B70F3B" w:rsidP="00954156">
      <w:pPr>
        <w:rPr>
          <w:rFonts w:ascii="Cambria" w:hAnsi="Cambria" w:cs="Calibri"/>
        </w:rPr>
      </w:pPr>
      <w:r w:rsidRPr="00B70F3B">
        <w:rPr>
          <w:rFonts w:ascii="Cambria" w:hAnsi="Cambria" w:cs="Calibri"/>
          <w:u w:val="single"/>
        </w:rPr>
        <w:t>Pinging:</w:t>
      </w:r>
      <w:r>
        <w:rPr>
          <w:rFonts w:ascii="Cambria" w:hAnsi="Cambria" w:cs="Calibri"/>
        </w:rPr>
        <w:t xml:space="preserve"> </w:t>
      </w:r>
      <w:r w:rsidR="00954156" w:rsidRPr="00954156">
        <w:rPr>
          <w:rFonts w:ascii="Cambria" w:hAnsi="Cambria" w:cs="Calibri"/>
        </w:rPr>
        <w:t>After assigning the IPv4 and IPv6 addresses, connectivity can be tested using ping</w:t>
      </w:r>
      <w:r w:rsidR="001C6B62">
        <w:rPr>
          <w:rFonts w:ascii="Cambria" w:hAnsi="Cambria" w:cs="Calibri"/>
        </w:rPr>
        <w:t>s</w:t>
      </w:r>
      <w:r w:rsidR="00954156" w:rsidRPr="00954156">
        <w:rPr>
          <w:rFonts w:ascii="Cambria" w:hAnsi="Cambria" w:cs="Calibri"/>
        </w:rPr>
        <w:t xml:space="preserve">. Successful pings between directly connected routers help verify that the interfaces are configured correctly. </w:t>
      </w:r>
      <w:r w:rsidR="00FC04E7">
        <w:rPr>
          <w:rFonts w:ascii="Cambria" w:hAnsi="Cambria" w:cs="Calibri"/>
        </w:rPr>
        <w:t>Pinging</w:t>
      </w:r>
      <w:r w:rsidR="00954156" w:rsidRPr="00954156">
        <w:rPr>
          <w:rFonts w:ascii="Cambria" w:hAnsi="Cambria" w:cs="Calibri"/>
        </w:rPr>
        <w:t xml:space="preserve"> addresses across different OSPF areas can also verify that OSPF is successfully learning and advertising routes.</w:t>
      </w:r>
      <w:r w:rsidR="00FC04E7">
        <w:rPr>
          <w:rFonts w:ascii="Cambria" w:hAnsi="Cambria" w:cs="Calibri"/>
        </w:rPr>
        <w:t xml:space="preserve"> </w:t>
      </w:r>
      <w:ins w:id="4" w:author="Microsoft Word" w:date="2026-10-01T13:08:00Z" w16du:dateUtc="2026-10-01T20:08:00Z">
        <w:r w:rsidR="00047398">
          <w:rPr>
            <w:rFonts w:ascii="Cambria" w:hAnsi="Cambria" w:cs="Calibri"/>
          </w:rPr>
          <w:t xml:space="preserve">In this lab we used commands like pings and trace route to troubleshoot and pinpoint wrong </w:t>
        </w:r>
        <w:proofErr w:type="spellStart"/>
        <w:r w:rsidR="00047398">
          <w:rPr>
            <w:rFonts w:ascii="Cambria" w:hAnsi="Cambria" w:cs="Calibri"/>
          </w:rPr>
          <w:t>configurations</w:t>
        </w:r>
      </w:ins>
      <w:r w:rsidR="00FC04E7">
        <w:rPr>
          <w:rFonts w:ascii="Cambria" w:hAnsi="Cambria" w:cs="Calibri"/>
        </w:rPr>
        <w:t>In</w:t>
      </w:r>
      <w:proofErr w:type="spellEnd"/>
      <w:r w:rsidR="00FC04E7">
        <w:rPr>
          <w:rFonts w:ascii="Cambria" w:hAnsi="Cambria" w:cs="Calibri"/>
        </w:rPr>
        <w:t xml:space="preserve"> this lab we used commands like pings and trace </w:t>
      </w:r>
      <w:r w:rsidR="001169B7">
        <w:rPr>
          <w:rFonts w:ascii="Cambria" w:hAnsi="Cambria" w:cs="Calibri"/>
        </w:rPr>
        <w:t>routes</w:t>
      </w:r>
      <w:r w:rsidR="00FC04E7">
        <w:rPr>
          <w:rFonts w:ascii="Cambria" w:hAnsi="Cambria" w:cs="Calibri"/>
        </w:rPr>
        <w:t xml:space="preserve"> to troubleshoot </w:t>
      </w:r>
      <w:r w:rsidR="006C42FF">
        <w:rPr>
          <w:rFonts w:ascii="Cambria" w:hAnsi="Cambria" w:cs="Calibri"/>
        </w:rPr>
        <w:t xml:space="preserve">and pinpoint wrong </w:t>
      </w:r>
      <w:r w:rsidR="004071CD">
        <w:rPr>
          <w:rFonts w:ascii="Cambria" w:hAnsi="Cambria" w:cs="Calibri"/>
        </w:rPr>
        <w:t xml:space="preserve">OSPF and IP </w:t>
      </w:r>
      <w:r w:rsidR="006C42FF">
        <w:rPr>
          <w:rFonts w:ascii="Cambria" w:hAnsi="Cambria" w:cs="Calibri"/>
        </w:rPr>
        <w:t>configurations</w:t>
      </w:r>
      <w:del w:id="5" w:author="Microsoft Word" w:date="2026-10-01T13:08:00Z" w16du:dateUtc="2026-10-01T20:08:00Z">
        <w:r w:rsidR="004071CD">
          <w:rPr>
            <w:rFonts w:ascii="Cambria" w:hAnsi="Cambria" w:cs="Calibri"/>
          </w:rPr>
          <w:delText>.</w:delText>
        </w:r>
      </w:del>
    </w:p>
    <w:p w14:paraId="1E3821ED" w14:textId="4D3358F3" w:rsidR="00954156" w:rsidRPr="00954156" w:rsidRDefault="00954156" w:rsidP="00954156">
      <w:pPr>
        <w:rPr>
          <w:rFonts w:ascii="Cambria" w:hAnsi="Cambria" w:cs="Calibri"/>
        </w:rPr>
      </w:pPr>
      <w:r w:rsidRPr="00954156">
        <w:rPr>
          <w:rFonts w:ascii="Cambria" w:hAnsi="Cambria" w:cs="Calibri"/>
        </w:rPr>
        <w:t>In this lab, both IPv4 and IPv6 routing were configured with OSPF. This allowed the routers to exchange routing information for both types of IP networks and demonstrated how OSPF can be used in a network that supports both IPv4 and IPv6</w:t>
      </w:r>
      <w:r w:rsidR="00830096">
        <w:rPr>
          <w:rFonts w:ascii="Cambria" w:hAnsi="Cambria" w:cs="Calibri"/>
        </w:rPr>
        <w:t>.</w:t>
      </w:r>
    </w:p>
    <w:p w14:paraId="7ECDE309" w14:textId="6377A26B" w:rsidR="008D4CF0" w:rsidRDefault="008D4CF0">
      <w:pPr>
        <w:rPr>
          <w:rFonts w:ascii="Cambria" w:hAnsi="Cambria" w:cs="Calibri"/>
        </w:rPr>
      </w:pPr>
    </w:p>
    <w:p w14:paraId="4A3271E9" w14:textId="57700071" w:rsidR="00826578" w:rsidRPr="00BC07ED" w:rsidRDefault="006303D7">
      <w:pPr>
        <w:rPr>
          <w:rFonts w:ascii="Cambria" w:hAnsi="Cambria" w:cs="Calibri"/>
          <w:b/>
          <w:u w:val="single"/>
        </w:rPr>
      </w:pPr>
      <w:r w:rsidRPr="00BC07ED">
        <w:rPr>
          <w:rFonts w:ascii="Cambria" w:hAnsi="Cambria" w:cs="Calibri"/>
          <w:b/>
          <w:u w:val="single"/>
        </w:rPr>
        <w:t>Lab Commands</w:t>
      </w:r>
    </w:p>
    <w:p w14:paraId="41E4686F" w14:textId="5ECDFE48" w:rsidR="006D34B7" w:rsidRPr="00BC07ED" w:rsidRDefault="006D34B7">
      <w:pPr>
        <w:rPr>
          <w:rFonts w:ascii="Cambria" w:hAnsi="Cambria" w:cs="Calibri"/>
        </w:rPr>
      </w:pPr>
      <w:r w:rsidRPr="00BC07ED">
        <w:rPr>
          <w:rFonts w:ascii="Cambria" w:hAnsi="Cambria" w:cs="Calibri"/>
        </w:rPr>
        <w:t>Assigned I</w:t>
      </w:r>
      <w:r w:rsidR="007C3EC5">
        <w:rPr>
          <w:rFonts w:ascii="Cambria" w:hAnsi="Cambria" w:cs="Calibri"/>
        </w:rPr>
        <w:t>Pv</w:t>
      </w:r>
      <w:r w:rsidRPr="00BC07ED">
        <w:rPr>
          <w:rFonts w:ascii="Cambria" w:hAnsi="Cambria" w:cs="Calibri"/>
        </w:rPr>
        <w:t xml:space="preserve">4 and </w:t>
      </w:r>
      <w:r w:rsidR="007C3EC5">
        <w:rPr>
          <w:rFonts w:ascii="Cambria" w:hAnsi="Cambria" w:cs="Calibri"/>
        </w:rPr>
        <w:t>IP</w:t>
      </w:r>
      <w:r w:rsidRPr="00BC07ED">
        <w:rPr>
          <w:rFonts w:ascii="Cambria" w:hAnsi="Cambria" w:cs="Calibri"/>
        </w:rPr>
        <w:t>v6 addresses shown in table to each interface</w:t>
      </w:r>
      <w:r w:rsidR="007C3EC5">
        <w:rPr>
          <w:rFonts w:ascii="Cambria" w:hAnsi="Cambria" w:cs="Calibri"/>
        </w:rPr>
        <w:t xml:space="preserve"> + IPv6 unicast routing to allow IPv6 pings</w:t>
      </w:r>
    </w:p>
    <w:p w14:paraId="06A89FA4" w14:textId="09D77F5F" w:rsidR="006D34B7" w:rsidRPr="00BC07ED" w:rsidRDefault="006D34B7">
      <w:pPr>
        <w:rPr>
          <w:rFonts w:ascii="Cambria" w:hAnsi="Cambria" w:cs="Calibri"/>
        </w:rPr>
      </w:pPr>
      <w:r w:rsidRPr="00BC07ED">
        <w:rPr>
          <w:rFonts w:ascii="Cambria" w:hAnsi="Cambria" w:cs="Calibri"/>
        </w:rPr>
        <w:t>Ex:</w:t>
      </w:r>
    </w:p>
    <w:p w14:paraId="08205D70" w14:textId="5625312F" w:rsidR="006D34B7" w:rsidRPr="00BC07ED" w:rsidRDefault="006D34B7">
      <w:pPr>
        <w:rPr>
          <w:rFonts w:ascii="Cambria" w:hAnsi="Cambria" w:cs="Calibri"/>
        </w:rPr>
      </w:pPr>
      <w:r w:rsidRPr="00BC07ED">
        <w:rPr>
          <w:rFonts w:ascii="Cambria" w:hAnsi="Cambria" w:cs="Calibri"/>
        </w:rPr>
        <w:t>Router 1:</w:t>
      </w:r>
    </w:p>
    <w:p w14:paraId="0FFAC925" w14:textId="1DBE4389" w:rsidR="007C3EC5" w:rsidRPr="00BC07ED" w:rsidRDefault="007C3EC5">
      <w:pPr>
        <w:rPr>
          <w:rFonts w:ascii="Cambria" w:hAnsi="Cambria" w:cs="Calibri"/>
        </w:rPr>
      </w:pPr>
      <w:r>
        <w:rPr>
          <w:rFonts w:ascii="Cambria" w:hAnsi="Cambria" w:cs="Calibri"/>
        </w:rPr>
        <w:t xml:space="preserve">&gt;ipv6 </w:t>
      </w:r>
      <w:proofErr w:type="gramStart"/>
      <w:r>
        <w:rPr>
          <w:rFonts w:ascii="Cambria" w:hAnsi="Cambria" w:cs="Calibri"/>
        </w:rPr>
        <w:t>unicast-routing</w:t>
      </w:r>
      <w:proofErr w:type="gramEnd"/>
    </w:p>
    <w:p w14:paraId="4F609054" w14:textId="0ADE18E3" w:rsidR="006D34B7" w:rsidRPr="00BC07ED" w:rsidRDefault="006D34B7">
      <w:pPr>
        <w:rPr>
          <w:rFonts w:ascii="Cambria" w:hAnsi="Cambria" w:cs="Calibri"/>
        </w:rPr>
      </w:pPr>
      <w:r w:rsidRPr="00BC07ED">
        <w:rPr>
          <w:rFonts w:ascii="Cambria" w:hAnsi="Cambria" w:cs="Calibri"/>
        </w:rPr>
        <w:tab/>
        <w:t>&gt;interface g0/0/1</w:t>
      </w:r>
    </w:p>
    <w:p w14:paraId="5160EE40" w14:textId="72230A96" w:rsidR="006D34B7" w:rsidRPr="00BC07ED" w:rsidRDefault="006D34B7">
      <w:pPr>
        <w:rPr>
          <w:rFonts w:ascii="Cambria" w:hAnsi="Cambria" w:cs="Calibri"/>
        </w:rPr>
      </w:pPr>
      <w:r w:rsidRPr="00BC07ED">
        <w:rPr>
          <w:rFonts w:ascii="Cambria" w:hAnsi="Cambria" w:cs="Calibri"/>
        </w:rPr>
        <w:lastRenderedPageBreak/>
        <w:tab/>
      </w:r>
      <w:r w:rsidRPr="00BC07ED">
        <w:rPr>
          <w:rFonts w:ascii="Cambria" w:hAnsi="Cambria" w:cs="Calibri"/>
        </w:rPr>
        <w:tab/>
        <w:t>&gt;</w:t>
      </w:r>
      <w:proofErr w:type="spellStart"/>
      <w:r w:rsidRPr="00BC07ED">
        <w:rPr>
          <w:rFonts w:ascii="Cambria" w:hAnsi="Cambria" w:cs="Calibri"/>
        </w:rPr>
        <w:t>ip</w:t>
      </w:r>
      <w:proofErr w:type="spellEnd"/>
      <w:r w:rsidRPr="00BC07ED">
        <w:rPr>
          <w:rFonts w:ascii="Cambria" w:hAnsi="Cambria" w:cs="Calibri"/>
        </w:rPr>
        <w:t xml:space="preserve"> address 10.0.1.1 255.255.255.252</w:t>
      </w:r>
    </w:p>
    <w:p w14:paraId="6AF80FC6" w14:textId="46A9ED26" w:rsidR="006D34B7" w:rsidRPr="00BC07ED" w:rsidRDefault="006D34B7">
      <w:pPr>
        <w:rPr>
          <w:rFonts w:ascii="Cambria" w:hAnsi="Cambria" w:cs="Calibri"/>
        </w:rPr>
      </w:pPr>
      <w:r w:rsidRPr="00BC07ED">
        <w:rPr>
          <w:rFonts w:ascii="Cambria" w:hAnsi="Cambria" w:cs="Calibri"/>
        </w:rPr>
        <w:tab/>
      </w:r>
      <w:r w:rsidRPr="00BC07ED">
        <w:rPr>
          <w:rFonts w:ascii="Cambria" w:hAnsi="Cambria" w:cs="Calibri"/>
        </w:rPr>
        <w:tab/>
        <w:t>&gt;ipv6 address 2001:db8:1:1::1/64</w:t>
      </w:r>
    </w:p>
    <w:p w14:paraId="32CA0355" w14:textId="7860B106" w:rsidR="00BD76BD" w:rsidRPr="00BC07ED" w:rsidRDefault="00BD76BD">
      <w:pPr>
        <w:rPr>
          <w:rFonts w:ascii="Cambria" w:hAnsi="Cambria" w:cs="Calibri"/>
        </w:rPr>
      </w:pPr>
      <w:r w:rsidRPr="00BC07ED">
        <w:rPr>
          <w:rFonts w:ascii="Cambria" w:hAnsi="Cambria" w:cs="Calibri"/>
        </w:rPr>
        <w:t>OSPF Configuration:</w:t>
      </w:r>
    </w:p>
    <w:p w14:paraId="65009C3B" w14:textId="4F79094E" w:rsidR="008248FE" w:rsidRPr="00BC07ED" w:rsidRDefault="008248FE">
      <w:pPr>
        <w:rPr>
          <w:rFonts w:ascii="Cambria" w:hAnsi="Cambria" w:cs="Calibri"/>
        </w:rPr>
      </w:pPr>
      <w:r w:rsidRPr="00BC07ED">
        <w:rPr>
          <w:rFonts w:ascii="Cambria" w:hAnsi="Cambria" w:cs="Calibri"/>
        </w:rPr>
        <w:t>R</w:t>
      </w:r>
      <w:r w:rsidR="00016B14" w:rsidRPr="00BC07ED">
        <w:rPr>
          <w:rFonts w:ascii="Cambria" w:hAnsi="Cambria" w:cs="Calibri"/>
        </w:rPr>
        <w:t>outer 1 e</w:t>
      </w:r>
      <w:r w:rsidR="006526C0" w:rsidRPr="00BC07ED">
        <w:rPr>
          <w:rFonts w:ascii="Cambria" w:hAnsi="Cambria" w:cs="Calibri"/>
        </w:rPr>
        <w:t>xample</w:t>
      </w:r>
      <w:r w:rsidR="00AD312A" w:rsidRPr="00BC07ED">
        <w:rPr>
          <w:rFonts w:ascii="Cambria" w:hAnsi="Cambria" w:cs="Calibri"/>
        </w:rPr>
        <w:t>:</w:t>
      </w:r>
    </w:p>
    <w:p w14:paraId="49EF2798" w14:textId="0D111FE0" w:rsidR="004768DA" w:rsidRPr="00BC07ED" w:rsidRDefault="004768DA" w:rsidP="004768DA">
      <w:pPr>
        <w:ind w:firstLine="720"/>
        <w:rPr>
          <w:rFonts w:ascii="Cambria" w:hAnsi="Cambria" w:cs="Calibri"/>
          <w:i/>
        </w:rPr>
      </w:pPr>
      <w:r w:rsidRPr="00BC07ED">
        <w:rPr>
          <w:rFonts w:ascii="Cambria" w:hAnsi="Cambria" w:cs="Calibri"/>
          <w:i/>
        </w:rPr>
        <w:t>&gt;</w:t>
      </w:r>
      <w:proofErr w:type="gramStart"/>
      <w:r w:rsidRPr="00BC07ED">
        <w:rPr>
          <w:rFonts w:ascii="Cambria" w:hAnsi="Cambria" w:cs="Calibri"/>
          <w:i/>
        </w:rPr>
        <w:t>router</w:t>
      </w:r>
      <w:proofErr w:type="gramEnd"/>
      <w:r w:rsidRPr="00BC07ED">
        <w:rPr>
          <w:rFonts w:ascii="Cambria" w:hAnsi="Cambria" w:cs="Calibri"/>
          <w:i/>
        </w:rPr>
        <w:t xml:space="preserve"> OSPF 1</w:t>
      </w:r>
    </w:p>
    <w:p w14:paraId="13ACBB3B" w14:textId="77777777" w:rsidR="008A3EDF" w:rsidRPr="00BC07ED" w:rsidRDefault="004768DA">
      <w:pPr>
        <w:rPr>
          <w:rFonts w:ascii="Cambria" w:hAnsi="Cambria" w:cs="Calibri"/>
          <w:i/>
        </w:rPr>
      </w:pPr>
      <w:r w:rsidRPr="00BC07ED">
        <w:rPr>
          <w:rFonts w:ascii="Cambria" w:hAnsi="Cambria" w:cs="Calibri"/>
          <w:i/>
        </w:rPr>
        <w:tab/>
      </w:r>
      <w:r w:rsidRPr="00BC07ED">
        <w:rPr>
          <w:rFonts w:ascii="Cambria" w:hAnsi="Cambria" w:cs="Calibri"/>
          <w:i/>
        </w:rPr>
        <w:tab/>
        <w:t>&gt;router-id 1.1.1.1</w:t>
      </w:r>
    </w:p>
    <w:p w14:paraId="091C6B1C" w14:textId="0CB55531" w:rsidR="003A3D37" w:rsidRPr="00BC07ED" w:rsidRDefault="0068145B">
      <w:pPr>
        <w:rPr>
          <w:rFonts w:ascii="Cambria" w:hAnsi="Cambria" w:cs="Calibri"/>
          <w:u w:val="single"/>
        </w:rPr>
      </w:pPr>
      <w:r w:rsidRPr="00BC07ED">
        <w:rPr>
          <w:rFonts w:ascii="Cambria" w:hAnsi="Cambria" w:cs="Calibri"/>
          <w:u w:val="single"/>
        </w:rPr>
        <w:t>OSPFv2</w:t>
      </w:r>
    </w:p>
    <w:p w14:paraId="33076251" w14:textId="0899AA64" w:rsidR="00645F52" w:rsidRPr="00BC07ED" w:rsidRDefault="00645F52">
      <w:pPr>
        <w:rPr>
          <w:rFonts w:ascii="Cambria" w:hAnsi="Cambria" w:cs="Calibri"/>
        </w:rPr>
      </w:pPr>
      <w:r w:rsidRPr="00BC07ED">
        <w:rPr>
          <w:rFonts w:ascii="Cambria" w:hAnsi="Cambria" w:cs="Calibri"/>
        </w:rPr>
        <w:t xml:space="preserve">Router </w:t>
      </w:r>
      <w:r w:rsidR="0015691A" w:rsidRPr="00BC07ED">
        <w:rPr>
          <w:rFonts w:ascii="Cambria" w:hAnsi="Cambria" w:cs="Calibri"/>
        </w:rPr>
        <w:t>6 example:</w:t>
      </w:r>
    </w:p>
    <w:p w14:paraId="32CB72D1" w14:textId="052A7108" w:rsidR="00FD0978" w:rsidRPr="00BC07ED" w:rsidRDefault="00384F0E">
      <w:pPr>
        <w:rPr>
          <w:rFonts w:ascii="Cambria" w:hAnsi="Cambria" w:cs="Calibri"/>
        </w:rPr>
      </w:pPr>
      <w:r w:rsidRPr="00BC07ED">
        <w:rPr>
          <w:rFonts w:ascii="Cambria" w:hAnsi="Cambria" w:cs="Calibri"/>
        </w:rPr>
        <w:tab/>
        <w:t>&gt;inter</w:t>
      </w:r>
      <w:r w:rsidR="00645F52" w:rsidRPr="00BC07ED">
        <w:rPr>
          <w:rFonts w:ascii="Cambria" w:hAnsi="Cambria" w:cs="Calibri"/>
        </w:rPr>
        <w:t>face g0/0/0</w:t>
      </w:r>
    </w:p>
    <w:p w14:paraId="303A1D3A" w14:textId="799D38EF" w:rsidR="00645F52" w:rsidRPr="00BC07ED" w:rsidRDefault="00645F52">
      <w:pPr>
        <w:rPr>
          <w:rFonts w:ascii="Cambria" w:hAnsi="Cambria" w:cs="Calibri"/>
        </w:rPr>
      </w:pPr>
      <w:r w:rsidRPr="00BC07ED">
        <w:rPr>
          <w:rFonts w:ascii="Cambria" w:hAnsi="Cambria" w:cs="Calibri"/>
        </w:rPr>
        <w:tab/>
      </w:r>
      <w:r w:rsidRPr="00BC07ED">
        <w:rPr>
          <w:rFonts w:ascii="Cambria" w:hAnsi="Cambria" w:cs="Calibri"/>
        </w:rPr>
        <w:tab/>
        <w:t>&gt;</w:t>
      </w:r>
      <w:proofErr w:type="spellStart"/>
      <w:r w:rsidRPr="00BC07ED">
        <w:rPr>
          <w:rFonts w:ascii="Cambria" w:hAnsi="Cambria" w:cs="Calibri"/>
        </w:rPr>
        <w:t>ip</w:t>
      </w:r>
      <w:proofErr w:type="spellEnd"/>
      <w:r w:rsidRPr="00BC07ED">
        <w:rPr>
          <w:rFonts w:ascii="Cambria" w:hAnsi="Cambria" w:cs="Calibri"/>
        </w:rPr>
        <w:t xml:space="preserve"> </w:t>
      </w:r>
      <w:proofErr w:type="spellStart"/>
      <w:r w:rsidRPr="00BC07ED">
        <w:rPr>
          <w:rFonts w:ascii="Cambria" w:hAnsi="Cambria" w:cs="Calibri"/>
        </w:rPr>
        <w:t>ospf</w:t>
      </w:r>
      <w:proofErr w:type="spellEnd"/>
      <w:r w:rsidRPr="00BC07ED">
        <w:rPr>
          <w:rFonts w:ascii="Cambria" w:hAnsi="Cambria" w:cs="Calibri"/>
        </w:rPr>
        <w:t xml:space="preserve"> 1 area </w:t>
      </w:r>
      <w:r w:rsidR="002A1C42" w:rsidRPr="00BC07ED">
        <w:rPr>
          <w:rFonts w:ascii="Cambria" w:hAnsi="Cambria" w:cs="Calibri"/>
        </w:rPr>
        <w:t>0</w:t>
      </w:r>
    </w:p>
    <w:p w14:paraId="114E06A8" w14:textId="476829DE" w:rsidR="002A1C42" w:rsidRPr="00BC07ED" w:rsidRDefault="002A1C42">
      <w:pPr>
        <w:rPr>
          <w:rFonts w:ascii="Cambria" w:hAnsi="Cambria" w:cs="Calibri"/>
        </w:rPr>
      </w:pPr>
      <w:r w:rsidRPr="00BC07ED">
        <w:rPr>
          <w:rFonts w:ascii="Cambria" w:hAnsi="Cambria" w:cs="Calibri"/>
        </w:rPr>
        <w:tab/>
        <w:t>&gt;interface g0/0/1</w:t>
      </w:r>
    </w:p>
    <w:p w14:paraId="15C64789" w14:textId="167B2196" w:rsidR="00645F52" w:rsidRPr="00BC07ED" w:rsidRDefault="00645F52">
      <w:pPr>
        <w:rPr>
          <w:rFonts w:ascii="Cambria" w:hAnsi="Cambria" w:cs="Calibri"/>
        </w:rPr>
      </w:pPr>
      <w:r w:rsidRPr="00BC07ED">
        <w:rPr>
          <w:rFonts w:ascii="Cambria" w:hAnsi="Cambria" w:cs="Calibri"/>
        </w:rPr>
        <w:tab/>
      </w:r>
      <w:r w:rsidRPr="00BC07ED">
        <w:rPr>
          <w:rFonts w:ascii="Cambria" w:hAnsi="Cambria" w:cs="Calibri"/>
        </w:rPr>
        <w:tab/>
        <w:t>&gt;</w:t>
      </w:r>
      <w:proofErr w:type="spellStart"/>
      <w:r w:rsidRPr="00BC07ED">
        <w:rPr>
          <w:rFonts w:ascii="Cambria" w:hAnsi="Cambria" w:cs="Calibri"/>
        </w:rPr>
        <w:t>ip</w:t>
      </w:r>
      <w:proofErr w:type="spellEnd"/>
      <w:r w:rsidRPr="00BC07ED">
        <w:rPr>
          <w:rFonts w:ascii="Cambria" w:hAnsi="Cambria" w:cs="Calibri"/>
        </w:rPr>
        <w:t xml:space="preserve"> </w:t>
      </w:r>
      <w:proofErr w:type="spellStart"/>
      <w:r w:rsidRPr="00BC07ED">
        <w:rPr>
          <w:rFonts w:ascii="Cambria" w:hAnsi="Cambria" w:cs="Calibri"/>
        </w:rPr>
        <w:t>ospf</w:t>
      </w:r>
      <w:proofErr w:type="spellEnd"/>
      <w:r w:rsidRPr="00BC07ED">
        <w:rPr>
          <w:rFonts w:ascii="Cambria" w:hAnsi="Cambria" w:cs="Calibri"/>
        </w:rPr>
        <w:t xml:space="preserve"> 1 area </w:t>
      </w:r>
      <w:r w:rsidR="002B7930" w:rsidRPr="00BC07ED">
        <w:rPr>
          <w:rFonts w:ascii="Cambria" w:hAnsi="Cambria" w:cs="Calibri"/>
        </w:rPr>
        <w:t>2</w:t>
      </w:r>
    </w:p>
    <w:p w14:paraId="6D6C3CA3" w14:textId="2391FE09" w:rsidR="0068145B" w:rsidRPr="00BC07ED" w:rsidRDefault="0068145B">
      <w:pPr>
        <w:rPr>
          <w:rFonts w:ascii="Cambria" w:hAnsi="Cambria" w:cs="Calibri"/>
        </w:rPr>
      </w:pPr>
      <w:r w:rsidRPr="00BC07ED">
        <w:rPr>
          <w:rFonts w:ascii="Cambria" w:hAnsi="Cambria" w:cs="Calibri"/>
        </w:rPr>
        <w:t>OSPFv3</w:t>
      </w:r>
      <w:r w:rsidR="0047048E" w:rsidRPr="00BC07ED">
        <w:rPr>
          <w:rFonts w:ascii="Cambria" w:hAnsi="Cambria" w:cs="Calibri"/>
        </w:rPr>
        <w:t xml:space="preserve"> </w:t>
      </w:r>
    </w:p>
    <w:p w14:paraId="3F9492A3" w14:textId="0FC58F6E" w:rsidR="006E4CA8" w:rsidRPr="00BC07ED" w:rsidRDefault="006E4CA8">
      <w:pPr>
        <w:rPr>
          <w:rFonts w:ascii="Cambria" w:hAnsi="Cambria" w:cs="Calibri"/>
        </w:rPr>
      </w:pPr>
      <w:r w:rsidRPr="00BC07ED">
        <w:rPr>
          <w:rFonts w:ascii="Cambria" w:hAnsi="Cambria" w:cs="Calibri"/>
        </w:rPr>
        <w:t>R</w:t>
      </w:r>
      <w:r w:rsidR="00A218D2" w:rsidRPr="00BC07ED">
        <w:rPr>
          <w:rFonts w:ascii="Cambria" w:hAnsi="Cambria" w:cs="Calibri"/>
        </w:rPr>
        <w:t>outer 2 exampl</w:t>
      </w:r>
      <w:r w:rsidR="00232ACE" w:rsidRPr="00BC07ED">
        <w:rPr>
          <w:rFonts w:ascii="Cambria" w:hAnsi="Cambria" w:cs="Calibri"/>
        </w:rPr>
        <w:t>e</w:t>
      </w:r>
      <w:r w:rsidR="00DC4105" w:rsidRPr="00BC07ED">
        <w:rPr>
          <w:rFonts w:ascii="Cambria" w:hAnsi="Cambria" w:cs="Calibri"/>
        </w:rPr>
        <w:t>:</w:t>
      </w:r>
    </w:p>
    <w:p w14:paraId="2CF2206A" w14:textId="11FA04BD" w:rsidR="0068145B" w:rsidRPr="00BC07ED" w:rsidRDefault="0068145B" w:rsidP="00861633">
      <w:pPr>
        <w:ind w:firstLine="720"/>
        <w:rPr>
          <w:rFonts w:ascii="Cambria" w:hAnsi="Cambria" w:cs="Calibri"/>
        </w:rPr>
      </w:pPr>
      <w:r w:rsidRPr="00BC07ED">
        <w:rPr>
          <w:rFonts w:ascii="Cambria" w:hAnsi="Cambria" w:cs="Calibri"/>
        </w:rPr>
        <w:t>&gt;interface g0/0/0</w:t>
      </w:r>
    </w:p>
    <w:p w14:paraId="381F92C4" w14:textId="7B8B54FE" w:rsidR="0068145B" w:rsidRPr="00BC07ED" w:rsidRDefault="0068145B">
      <w:pPr>
        <w:rPr>
          <w:rFonts w:ascii="Cambria" w:hAnsi="Cambria" w:cs="Calibri"/>
        </w:rPr>
      </w:pPr>
      <w:r w:rsidRPr="00BC07ED">
        <w:rPr>
          <w:rFonts w:ascii="Cambria" w:hAnsi="Cambria" w:cs="Calibri"/>
        </w:rPr>
        <w:tab/>
      </w:r>
      <w:r w:rsidR="00861633" w:rsidRPr="00BC07ED">
        <w:rPr>
          <w:rFonts w:ascii="Cambria" w:hAnsi="Cambria" w:cs="Calibri"/>
        </w:rPr>
        <w:tab/>
      </w:r>
      <w:r w:rsidRPr="00BC07ED">
        <w:rPr>
          <w:rFonts w:ascii="Cambria" w:hAnsi="Cambria" w:cs="Calibri"/>
        </w:rPr>
        <w:t xml:space="preserve">&gt;ipv6 </w:t>
      </w:r>
      <w:proofErr w:type="spellStart"/>
      <w:r w:rsidRPr="00BC07ED">
        <w:rPr>
          <w:rFonts w:ascii="Cambria" w:hAnsi="Cambria" w:cs="Calibri"/>
        </w:rPr>
        <w:t>ospf</w:t>
      </w:r>
      <w:proofErr w:type="spellEnd"/>
      <w:r w:rsidRPr="00BC07ED">
        <w:rPr>
          <w:rFonts w:ascii="Cambria" w:hAnsi="Cambria" w:cs="Calibri"/>
        </w:rPr>
        <w:t xml:space="preserve"> 1 area </w:t>
      </w:r>
      <w:r w:rsidR="001527A7" w:rsidRPr="00BC07ED">
        <w:rPr>
          <w:rFonts w:ascii="Cambria" w:hAnsi="Cambria" w:cs="Calibri"/>
        </w:rPr>
        <w:t>1</w:t>
      </w:r>
    </w:p>
    <w:p w14:paraId="66DEC91C" w14:textId="413B7475" w:rsidR="0068145B" w:rsidRPr="00BC07ED" w:rsidRDefault="0068145B" w:rsidP="00861633">
      <w:pPr>
        <w:ind w:firstLine="720"/>
        <w:rPr>
          <w:rFonts w:ascii="Cambria" w:hAnsi="Cambria" w:cs="Calibri"/>
        </w:rPr>
      </w:pPr>
      <w:r w:rsidRPr="00BC07ED">
        <w:rPr>
          <w:rFonts w:ascii="Cambria" w:hAnsi="Cambria" w:cs="Calibri"/>
        </w:rPr>
        <w:t>&gt;interface g0/0/1</w:t>
      </w:r>
    </w:p>
    <w:p w14:paraId="211B62F8" w14:textId="51E515EE" w:rsidR="0068145B" w:rsidRPr="00BC07ED" w:rsidRDefault="0068145B">
      <w:pPr>
        <w:rPr>
          <w:rFonts w:ascii="Cambria" w:hAnsi="Cambria" w:cs="Calibri"/>
        </w:rPr>
      </w:pPr>
      <w:r w:rsidRPr="00BC07ED">
        <w:rPr>
          <w:rFonts w:ascii="Cambria" w:hAnsi="Cambria" w:cs="Calibri"/>
        </w:rPr>
        <w:tab/>
      </w:r>
      <w:r w:rsidR="00861633" w:rsidRPr="00BC07ED">
        <w:rPr>
          <w:rFonts w:ascii="Cambria" w:hAnsi="Cambria" w:cs="Calibri"/>
        </w:rPr>
        <w:tab/>
      </w:r>
      <w:r w:rsidRPr="00BC07ED">
        <w:rPr>
          <w:rFonts w:ascii="Cambria" w:hAnsi="Cambria" w:cs="Calibri"/>
        </w:rPr>
        <w:t xml:space="preserve">&gt;ipv6 </w:t>
      </w:r>
      <w:proofErr w:type="spellStart"/>
      <w:r w:rsidRPr="00BC07ED">
        <w:rPr>
          <w:rFonts w:ascii="Cambria" w:hAnsi="Cambria" w:cs="Calibri"/>
        </w:rPr>
        <w:t>ospf</w:t>
      </w:r>
      <w:proofErr w:type="spellEnd"/>
      <w:r w:rsidRPr="00BC07ED">
        <w:rPr>
          <w:rFonts w:ascii="Cambria" w:hAnsi="Cambria" w:cs="Calibri"/>
        </w:rPr>
        <w:t xml:space="preserve"> 1 area </w:t>
      </w:r>
      <w:r w:rsidR="004818B1" w:rsidRPr="00BC07ED">
        <w:rPr>
          <w:rFonts w:ascii="Cambria" w:hAnsi="Cambria" w:cs="Calibri"/>
        </w:rPr>
        <w:t>0</w:t>
      </w:r>
    </w:p>
    <w:p w14:paraId="7D2BBBD2" w14:textId="77777777" w:rsidR="00544F41" w:rsidRPr="00BC07ED" w:rsidRDefault="00544F41">
      <w:pPr>
        <w:rPr>
          <w:rFonts w:ascii="Cambria" w:hAnsi="Cambria" w:cs="Calibri"/>
        </w:rPr>
      </w:pPr>
    </w:p>
    <w:p w14:paraId="26F74A5F" w14:textId="28C426CC" w:rsidR="0068145B" w:rsidRPr="00BC07ED" w:rsidRDefault="00544F41">
      <w:pPr>
        <w:rPr>
          <w:rFonts w:ascii="Cambria" w:hAnsi="Cambria" w:cs="Calibri"/>
        </w:rPr>
      </w:pPr>
      <w:r w:rsidRPr="00BC07ED">
        <w:rPr>
          <w:rFonts w:ascii="Cambria" w:hAnsi="Cambria" w:cs="Calibri"/>
        </w:rPr>
        <w:t>-</w:t>
      </w:r>
      <w:r w:rsidR="0068145B" w:rsidRPr="00BC07ED">
        <w:rPr>
          <w:rFonts w:ascii="Cambria" w:hAnsi="Cambria" w:cs="Calibri"/>
        </w:rPr>
        <w:t>Ipv6 routing enabled with Ipv6 Unicast Routing</w:t>
      </w:r>
      <w:r w:rsidRPr="00BC07ED">
        <w:rPr>
          <w:rFonts w:ascii="Cambria" w:hAnsi="Cambria" w:cs="Calibri"/>
        </w:rPr>
        <w:t>-</w:t>
      </w:r>
    </w:p>
    <w:p w14:paraId="52162DB4" w14:textId="451873E7" w:rsidR="008C40FB" w:rsidRPr="00BC07ED" w:rsidRDefault="008C40FB">
      <w:pPr>
        <w:rPr>
          <w:rFonts w:ascii="Cambria" w:hAnsi="Cambria" w:cs="Calibri"/>
          <w:u w:val="single"/>
        </w:rPr>
      </w:pPr>
      <w:r w:rsidRPr="00BC07ED">
        <w:rPr>
          <w:rFonts w:ascii="Cambria" w:hAnsi="Cambria" w:cs="Calibri"/>
          <w:u w:val="single"/>
        </w:rPr>
        <w:t>Establishing Neighbor Adjacencies</w:t>
      </w:r>
    </w:p>
    <w:p w14:paraId="20D80DE7" w14:textId="3FB4ACE0" w:rsidR="008C40FB" w:rsidRPr="00BC07ED" w:rsidRDefault="008C40FB">
      <w:pPr>
        <w:rPr>
          <w:rFonts w:ascii="Cambria" w:hAnsi="Cambria" w:cs="Calibri"/>
        </w:rPr>
      </w:pPr>
      <w:r w:rsidRPr="00BC07ED">
        <w:rPr>
          <w:rFonts w:ascii="Cambria" w:hAnsi="Cambria" w:cs="Calibri"/>
        </w:rPr>
        <w:t xml:space="preserve">Verified </w:t>
      </w:r>
      <w:proofErr w:type="gramStart"/>
      <w:r w:rsidRPr="00BC07ED">
        <w:rPr>
          <w:rFonts w:ascii="Cambria" w:hAnsi="Cambria" w:cs="Calibri"/>
        </w:rPr>
        <w:t>using</w:t>
      </w:r>
      <w:proofErr w:type="gramEnd"/>
      <w:r w:rsidRPr="00BC07ED">
        <w:rPr>
          <w:rFonts w:ascii="Cambria" w:hAnsi="Cambria" w:cs="Calibri"/>
        </w:rPr>
        <w:t>:</w:t>
      </w:r>
    </w:p>
    <w:p w14:paraId="1C9F2427" w14:textId="65627F08" w:rsidR="008C40FB" w:rsidRPr="00BC07ED" w:rsidRDefault="008C40FB" w:rsidP="00861633">
      <w:pPr>
        <w:ind w:firstLine="720"/>
        <w:rPr>
          <w:rFonts w:ascii="Cambria" w:hAnsi="Cambria" w:cs="Calibri"/>
          <w:i/>
        </w:rPr>
      </w:pPr>
      <w:r w:rsidRPr="00BC07ED">
        <w:rPr>
          <w:rFonts w:ascii="Cambria" w:hAnsi="Cambria" w:cs="Calibri"/>
          <w:i/>
        </w:rPr>
        <w:t xml:space="preserve">&gt;show </w:t>
      </w:r>
      <w:proofErr w:type="spellStart"/>
      <w:r w:rsidRPr="00BC07ED">
        <w:rPr>
          <w:rFonts w:ascii="Cambria" w:hAnsi="Cambria" w:cs="Calibri"/>
          <w:i/>
        </w:rPr>
        <w:t>ip</w:t>
      </w:r>
      <w:proofErr w:type="spellEnd"/>
      <w:r w:rsidRPr="00BC07ED">
        <w:rPr>
          <w:rFonts w:ascii="Cambria" w:hAnsi="Cambria" w:cs="Calibri"/>
          <w:i/>
        </w:rPr>
        <w:t xml:space="preserve"> </w:t>
      </w:r>
      <w:proofErr w:type="spellStart"/>
      <w:r w:rsidRPr="00BC07ED">
        <w:rPr>
          <w:rFonts w:ascii="Cambria" w:hAnsi="Cambria" w:cs="Calibri"/>
          <w:i/>
        </w:rPr>
        <w:t>ospf</w:t>
      </w:r>
      <w:proofErr w:type="spellEnd"/>
      <w:r w:rsidRPr="00BC07ED">
        <w:rPr>
          <w:rFonts w:ascii="Cambria" w:hAnsi="Cambria" w:cs="Calibri"/>
          <w:i/>
        </w:rPr>
        <w:t xml:space="preserve"> neighbor</w:t>
      </w:r>
    </w:p>
    <w:p w14:paraId="57D39E96" w14:textId="411D850A" w:rsidR="00861633" w:rsidRPr="00BC07ED" w:rsidRDefault="00861633">
      <w:pPr>
        <w:rPr>
          <w:rFonts w:ascii="Cambria" w:hAnsi="Cambria" w:cs="Calibri"/>
        </w:rPr>
      </w:pPr>
      <w:r w:rsidRPr="00BC07ED">
        <w:rPr>
          <w:rFonts w:ascii="Cambria" w:hAnsi="Cambria" w:cs="Calibri"/>
        </w:rPr>
        <w:t>And for I</w:t>
      </w:r>
      <w:r w:rsidR="00203EC0" w:rsidRPr="00BC07ED">
        <w:rPr>
          <w:rFonts w:ascii="Cambria" w:hAnsi="Cambria" w:cs="Calibri"/>
        </w:rPr>
        <w:t>P</w:t>
      </w:r>
      <w:r w:rsidRPr="00BC07ED">
        <w:rPr>
          <w:rFonts w:ascii="Cambria" w:hAnsi="Cambria" w:cs="Calibri"/>
        </w:rPr>
        <w:t>v6</w:t>
      </w:r>
    </w:p>
    <w:p w14:paraId="4AAC8419" w14:textId="53E732A3" w:rsidR="00861633" w:rsidRPr="00BC07ED" w:rsidRDefault="00861633" w:rsidP="00861633">
      <w:pPr>
        <w:ind w:firstLine="720"/>
        <w:rPr>
          <w:rFonts w:ascii="Cambria" w:hAnsi="Cambria" w:cs="Calibri"/>
        </w:rPr>
      </w:pPr>
      <w:r w:rsidRPr="00BC07ED">
        <w:rPr>
          <w:rFonts w:ascii="Cambria" w:hAnsi="Cambria" w:cs="Calibri"/>
          <w:i/>
        </w:rPr>
        <w:t xml:space="preserve">&gt;show ipv6 </w:t>
      </w:r>
      <w:proofErr w:type="spellStart"/>
      <w:r w:rsidRPr="00BC07ED">
        <w:rPr>
          <w:rFonts w:ascii="Cambria" w:hAnsi="Cambria" w:cs="Calibri"/>
          <w:i/>
        </w:rPr>
        <w:t>ospf</w:t>
      </w:r>
      <w:proofErr w:type="spellEnd"/>
      <w:r w:rsidRPr="00BC07ED">
        <w:rPr>
          <w:rFonts w:ascii="Cambria" w:hAnsi="Cambria" w:cs="Calibri"/>
          <w:i/>
        </w:rPr>
        <w:t xml:space="preserve"> neighbor</w:t>
      </w:r>
    </w:p>
    <w:p w14:paraId="759E5591" w14:textId="77777777" w:rsidR="008C40FB" w:rsidRPr="00BC07ED" w:rsidRDefault="008C40FB">
      <w:pPr>
        <w:rPr>
          <w:rFonts w:ascii="Cambria" w:hAnsi="Cambria" w:cs="Calibri"/>
        </w:rPr>
      </w:pPr>
    </w:p>
    <w:p w14:paraId="15D8E07C" w14:textId="6C5AEF63" w:rsidR="004D54F6" w:rsidRPr="00BC07ED" w:rsidRDefault="00E12948">
      <w:pPr>
        <w:rPr>
          <w:rFonts w:ascii="Cambria" w:hAnsi="Cambria"/>
        </w:rPr>
      </w:pPr>
      <w:r w:rsidRPr="00BC07ED">
        <w:rPr>
          <w:rFonts w:ascii="Cambria" w:hAnsi="Cambria"/>
        </w:rPr>
        <w:t>Testing Connectivity</w:t>
      </w:r>
      <w:r w:rsidR="001F237C" w:rsidRPr="00BC07ED">
        <w:rPr>
          <w:rFonts w:ascii="Cambria" w:hAnsi="Cambria"/>
        </w:rPr>
        <w:tab/>
      </w:r>
      <w:r w:rsidR="00F2177E" w:rsidRPr="00BC07ED">
        <w:rPr>
          <w:rFonts w:ascii="Cambria" w:hAnsi="Cambria"/>
        </w:rPr>
        <w:tab/>
      </w:r>
      <w:r w:rsidR="0018557F" w:rsidRPr="00BC07ED">
        <w:rPr>
          <w:rFonts w:ascii="Cambria" w:hAnsi="Cambria"/>
        </w:rPr>
        <w:tab/>
      </w:r>
      <w:r w:rsidR="00862F15" w:rsidRPr="00BC07ED">
        <w:rPr>
          <w:rFonts w:ascii="Cambria" w:hAnsi="Cambria"/>
        </w:rPr>
        <w:tab/>
      </w:r>
    </w:p>
    <w:p w14:paraId="11FEB971" w14:textId="4902A130" w:rsidR="00E12948" w:rsidRPr="00BC07ED" w:rsidRDefault="00E12948">
      <w:pPr>
        <w:rPr>
          <w:rFonts w:ascii="Cambria" w:hAnsi="Cambria"/>
        </w:rPr>
      </w:pPr>
      <w:r w:rsidRPr="00BC07ED">
        <w:rPr>
          <w:rFonts w:ascii="Cambria" w:hAnsi="Cambria"/>
        </w:rPr>
        <w:t>I</w:t>
      </w:r>
      <w:r w:rsidR="00203EC0" w:rsidRPr="00BC07ED">
        <w:rPr>
          <w:rFonts w:ascii="Cambria" w:hAnsi="Cambria"/>
        </w:rPr>
        <w:t>P</w:t>
      </w:r>
      <w:r w:rsidRPr="00BC07ED">
        <w:rPr>
          <w:rFonts w:ascii="Cambria" w:hAnsi="Cambria"/>
        </w:rPr>
        <w:t>v4</w:t>
      </w:r>
      <w:r w:rsidR="00F41DCC" w:rsidRPr="00BC07ED">
        <w:rPr>
          <w:rFonts w:ascii="Cambria" w:hAnsi="Cambria"/>
        </w:rPr>
        <w:t>/</w:t>
      </w:r>
      <w:r w:rsidR="00203EC0" w:rsidRPr="00BC07ED">
        <w:rPr>
          <w:rFonts w:ascii="Cambria" w:hAnsi="Cambria"/>
        </w:rPr>
        <w:t>IP</w:t>
      </w:r>
      <w:r w:rsidR="00F41DCC" w:rsidRPr="00BC07ED">
        <w:rPr>
          <w:rFonts w:ascii="Cambria" w:hAnsi="Cambria"/>
        </w:rPr>
        <w:t>v6</w:t>
      </w:r>
      <w:r w:rsidRPr="00BC07ED">
        <w:rPr>
          <w:rFonts w:ascii="Cambria" w:hAnsi="Cambria"/>
        </w:rPr>
        <w:t xml:space="preserve"> connectivity verified with</w:t>
      </w:r>
    </w:p>
    <w:p w14:paraId="1FE787E9" w14:textId="4BFA9F4D" w:rsidR="00E12948" w:rsidRPr="00BC07ED" w:rsidRDefault="00E12948" w:rsidP="00E12948">
      <w:pPr>
        <w:rPr>
          <w:rFonts w:ascii="Cambria" w:hAnsi="Cambria"/>
        </w:rPr>
      </w:pPr>
      <w:r w:rsidRPr="00BC07ED">
        <w:rPr>
          <w:rFonts w:ascii="Cambria" w:hAnsi="Cambria"/>
        </w:rPr>
        <w:tab/>
        <w:t>&gt;ping (</w:t>
      </w:r>
      <w:r w:rsidR="00203EC0" w:rsidRPr="00BC07ED">
        <w:rPr>
          <w:rFonts w:ascii="Cambria" w:hAnsi="Cambria"/>
        </w:rPr>
        <w:t>IP</w:t>
      </w:r>
      <w:r w:rsidRPr="00BC07ED">
        <w:rPr>
          <w:rFonts w:ascii="Cambria" w:hAnsi="Cambria"/>
        </w:rPr>
        <w:t>v4</w:t>
      </w:r>
      <w:r w:rsidR="00F41DCC" w:rsidRPr="00BC07ED">
        <w:rPr>
          <w:rFonts w:ascii="Cambria" w:hAnsi="Cambria"/>
        </w:rPr>
        <w:t>/</w:t>
      </w:r>
      <w:r w:rsidR="00203EC0" w:rsidRPr="00BC07ED">
        <w:rPr>
          <w:rFonts w:ascii="Cambria" w:hAnsi="Cambria"/>
        </w:rPr>
        <w:t>IP</w:t>
      </w:r>
      <w:r w:rsidR="00F41DCC" w:rsidRPr="00BC07ED">
        <w:rPr>
          <w:rFonts w:ascii="Cambria" w:hAnsi="Cambria"/>
        </w:rPr>
        <w:t>v6</w:t>
      </w:r>
      <w:r w:rsidRPr="00BC07ED">
        <w:rPr>
          <w:rFonts w:ascii="Cambria" w:hAnsi="Cambria"/>
        </w:rPr>
        <w:t xml:space="preserve"> address)</w:t>
      </w:r>
    </w:p>
    <w:p w14:paraId="1C4142BC" w14:textId="11EACC67" w:rsidR="00E12948" w:rsidRPr="00BC07ED" w:rsidRDefault="00E12948" w:rsidP="00E12948">
      <w:pPr>
        <w:rPr>
          <w:rFonts w:ascii="Cambria" w:hAnsi="Cambria"/>
        </w:rPr>
      </w:pPr>
      <w:r w:rsidRPr="00BC07ED">
        <w:rPr>
          <w:rFonts w:ascii="Cambria" w:hAnsi="Cambria"/>
        </w:rPr>
        <w:lastRenderedPageBreak/>
        <w:t>And</w:t>
      </w:r>
    </w:p>
    <w:p w14:paraId="70CB115B" w14:textId="371722DB" w:rsidR="00E12948" w:rsidRPr="00BC07ED" w:rsidRDefault="00F41DCC" w:rsidP="00E12948">
      <w:pPr>
        <w:rPr>
          <w:rFonts w:ascii="Cambria" w:hAnsi="Cambria"/>
        </w:rPr>
      </w:pPr>
      <w:r w:rsidRPr="00BC07ED">
        <w:rPr>
          <w:rFonts w:ascii="Cambria" w:hAnsi="Cambria"/>
        </w:rPr>
        <w:tab/>
        <w:t>&gt;trac</w:t>
      </w:r>
      <w:r w:rsidR="000C19EF" w:rsidRPr="00BC07ED">
        <w:rPr>
          <w:rFonts w:ascii="Cambria" w:hAnsi="Cambria"/>
        </w:rPr>
        <w:t>eroute (ipv4/ipv6 address)</w:t>
      </w:r>
    </w:p>
    <w:p w14:paraId="6D2BA44A" w14:textId="77777777" w:rsidR="004B3056" w:rsidRPr="00BC07ED" w:rsidRDefault="004B3056" w:rsidP="00E12948">
      <w:pPr>
        <w:rPr>
          <w:rFonts w:ascii="Cambria" w:hAnsi="Cambria"/>
        </w:rPr>
      </w:pPr>
    </w:p>
    <w:p w14:paraId="1BFAF2F5" w14:textId="78B18FEB" w:rsidR="005361ED" w:rsidRPr="00BC07ED" w:rsidRDefault="004B3056" w:rsidP="00E12948">
      <w:pPr>
        <w:rPr>
          <w:rFonts w:ascii="Cambria" w:hAnsi="Cambria"/>
          <w:b/>
          <w:u w:val="single"/>
        </w:rPr>
      </w:pPr>
      <w:r w:rsidRPr="00BC07ED">
        <w:rPr>
          <w:rFonts w:ascii="Cambria" w:hAnsi="Cambria"/>
          <w:b/>
          <w:u w:val="single"/>
        </w:rPr>
        <w:t>Problems</w:t>
      </w:r>
      <w:r w:rsidR="005361ED" w:rsidRPr="00BC07ED">
        <w:rPr>
          <w:rFonts w:ascii="Cambria" w:hAnsi="Cambria"/>
          <w:b/>
          <w:u w:val="single"/>
        </w:rPr>
        <w:t xml:space="preserve"> we encountered:</w:t>
      </w:r>
    </w:p>
    <w:p w14:paraId="7943F434" w14:textId="77777777" w:rsidR="008E68EB" w:rsidRDefault="005361ED" w:rsidP="00E12948">
      <w:pPr>
        <w:rPr>
          <w:rFonts w:ascii="Cambria" w:hAnsi="Cambria"/>
        </w:rPr>
      </w:pPr>
      <w:r w:rsidRPr="00BC07ED">
        <w:rPr>
          <w:rFonts w:ascii="Cambria" w:hAnsi="Cambria"/>
        </w:rPr>
        <w:t xml:space="preserve">Mistyped </w:t>
      </w:r>
      <w:r w:rsidR="006D74FC">
        <w:rPr>
          <w:rFonts w:ascii="Cambria" w:hAnsi="Cambria"/>
        </w:rPr>
        <w:t>IPV</w:t>
      </w:r>
      <w:r w:rsidRPr="00BC07ED">
        <w:rPr>
          <w:rFonts w:ascii="Cambria" w:hAnsi="Cambria"/>
        </w:rPr>
        <w:t>6 address</w:t>
      </w:r>
      <w:r w:rsidR="008E68EB">
        <w:rPr>
          <w:rFonts w:ascii="Cambria" w:hAnsi="Cambria"/>
        </w:rPr>
        <w:t>:</w:t>
      </w:r>
    </w:p>
    <w:p w14:paraId="78E362C5" w14:textId="24174449" w:rsidR="00963841" w:rsidRDefault="008E68EB" w:rsidP="00E12948">
      <w:pPr>
        <w:rPr>
          <w:rFonts w:ascii="Cambria" w:hAnsi="Cambria"/>
        </w:rPr>
      </w:pPr>
      <w:r>
        <w:rPr>
          <w:rFonts w:ascii="Cambria" w:hAnsi="Cambria"/>
        </w:rPr>
        <w:t xml:space="preserve">I had mistyped the Router 7 </w:t>
      </w:r>
      <w:proofErr w:type="gramStart"/>
      <w:r w:rsidR="009F478F">
        <w:rPr>
          <w:rFonts w:ascii="Cambria" w:hAnsi="Cambria"/>
        </w:rPr>
        <w:t>G</w:t>
      </w:r>
      <w:r w:rsidR="00D53E73">
        <w:rPr>
          <w:rFonts w:ascii="Cambria" w:hAnsi="Cambria"/>
        </w:rPr>
        <w:t>0/</w:t>
      </w:r>
      <w:r w:rsidR="009F478F">
        <w:rPr>
          <w:rFonts w:ascii="Cambria" w:hAnsi="Cambria"/>
        </w:rPr>
        <w:t>0</w:t>
      </w:r>
      <w:proofErr w:type="gramEnd"/>
      <w:r>
        <w:rPr>
          <w:rFonts w:ascii="Cambria" w:hAnsi="Cambria"/>
        </w:rPr>
        <w:t xml:space="preserve">/0 interface’s IPv6 address into the addressing </w:t>
      </w:r>
      <w:r w:rsidR="009F478F">
        <w:rPr>
          <w:rFonts w:ascii="Cambria" w:hAnsi="Cambria"/>
        </w:rPr>
        <w:t>table,</w:t>
      </w:r>
      <w:r>
        <w:rPr>
          <w:rFonts w:ascii="Cambria" w:hAnsi="Cambria"/>
        </w:rPr>
        <w:t xml:space="preserve"> and it was the same address as Router 6 </w:t>
      </w:r>
      <w:proofErr w:type="gramStart"/>
      <w:r>
        <w:rPr>
          <w:rFonts w:ascii="Cambria" w:hAnsi="Cambria"/>
        </w:rPr>
        <w:t>G0</w:t>
      </w:r>
      <w:proofErr w:type="gramEnd"/>
      <w:r>
        <w:rPr>
          <w:rFonts w:ascii="Cambria" w:hAnsi="Cambria"/>
        </w:rPr>
        <w:t xml:space="preserve">/0/1. </w:t>
      </w:r>
    </w:p>
    <w:p w14:paraId="09E8A299" w14:textId="1D826190" w:rsidR="00DB4B97" w:rsidRDefault="003A3DA6" w:rsidP="00E12948">
      <w:pPr>
        <w:rPr>
          <w:rFonts w:ascii="Cambria" w:hAnsi="Cambria"/>
        </w:rPr>
      </w:pPr>
      <w:r w:rsidRPr="003A3DA6">
        <w:rPr>
          <w:rFonts w:ascii="Cambria" w:hAnsi="Cambria"/>
          <w:u w:val="single"/>
        </w:rPr>
        <w:t>Troubleshooting it:</w:t>
      </w:r>
      <w:r>
        <w:rPr>
          <w:rFonts w:ascii="Cambria" w:hAnsi="Cambria"/>
        </w:rPr>
        <w:t xml:space="preserve"> </w:t>
      </w:r>
      <w:r w:rsidR="008E68EB">
        <w:rPr>
          <w:rFonts w:ascii="Cambria" w:hAnsi="Cambria"/>
        </w:rPr>
        <w:t xml:space="preserve">One problem that occurred as a result was that Router 7 </w:t>
      </w:r>
      <w:r w:rsidR="009F478F">
        <w:rPr>
          <w:rFonts w:ascii="Cambria" w:hAnsi="Cambria"/>
        </w:rPr>
        <w:t>could not</w:t>
      </w:r>
      <w:r w:rsidR="008E68EB">
        <w:rPr>
          <w:rFonts w:ascii="Cambria" w:hAnsi="Cambria"/>
        </w:rPr>
        <w:t xml:space="preserve"> ping Router 1 back, however </w:t>
      </w:r>
      <w:r w:rsidR="00963841">
        <w:rPr>
          <w:rFonts w:ascii="Cambria" w:hAnsi="Cambria"/>
        </w:rPr>
        <w:t xml:space="preserve">Router 1 was able to ping Router 7’s wrong address. </w:t>
      </w:r>
      <w:r w:rsidR="00E253EE">
        <w:rPr>
          <w:rFonts w:ascii="Cambria" w:hAnsi="Cambria"/>
        </w:rPr>
        <w:t>This led us</w:t>
      </w:r>
      <w:r w:rsidR="00530998">
        <w:rPr>
          <w:rFonts w:ascii="Cambria" w:hAnsi="Cambria"/>
        </w:rPr>
        <w:t xml:space="preserve"> to go into Router </w:t>
      </w:r>
      <w:r w:rsidR="00336D80">
        <w:rPr>
          <w:rFonts w:ascii="Cambria" w:hAnsi="Cambria"/>
        </w:rPr>
        <w:t>7 and</w:t>
      </w:r>
      <w:r w:rsidR="00530998">
        <w:rPr>
          <w:rFonts w:ascii="Cambria" w:hAnsi="Cambria"/>
        </w:rPr>
        <w:t xml:space="preserve"> try to figure out why it couldn’t ping across the network</w:t>
      </w:r>
      <w:r w:rsidR="00CE1E88">
        <w:rPr>
          <w:rFonts w:ascii="Cambria" w:hAnsi="Cambria"/>
        </w:rPr>
        <w:t xml:space="preserve">. </w:t>
      </w:r>
      <w:r w:rsidR="00336D80">
        <w:rPr>
          <w:rFonts w:ascii="Cambria" w:hAnsi="Cambria"/>
        </w:rPr>
        <w:t>So,</w:t>
      </w:r>
      <w:r w:rsidR="00CE1E88">
        <w:rPr>
          <w:rFonts w:ascii="Cambria" w:hAnsi="Cambria"/>
        </w:rPr>
        <w:t xml:space="preserve"> we started pinging different routers from Router 7 to see how far the pings will go</w:t>
      </w:r>
      <w:r w:rsidR="00530998">
        <w:rPr>
          <w:rFonts w:ascii="Cambria" w:hAnsi="Cambria"/>
        </w:rPr>
        <w:t xml:space="preserve">. Router 7 was able to ping its direct connection, Router 6 G0/0/1, however </w:t>
      </w:r>
      <w:r w:rsidR="00530998" w:rsidRPr="000374D6">
        <w:rPr>
          <w:rFonts w:ascii="Cambria" w:hAnsi="Cambria"/>
          <w:b/>
          <w:bCs/>
        </w:rPr>
        <w:t xml:space="preserve">Router 7 </w:t>
      </w:r>
      <w:r w:rsidR="00CF0749" w:rsidRPr="000374D6">
        <w:rPr>
          <w:rFonts w:ascii="Cambria" w:hAnsi="Cambria"/>
          <w:b/>
          <w:bCs/>
        </w:rPr>
        <w:t>could not</w:t>
      </w:r>
      <w:r w:rsidR="00530998" w:rsidRPr="000374D6">
        <w:rPr>
          <w:rFonts w:ascii="Cambria" w:hAnsi="Cambria"/>
          <w:b/>
          <w:bCs/>
        </w:rPr>
        <w:t xml:space="preserve"> ping Router 6 G0/0/0 and past that</w:t>
      </w:r>
      <w:r w:rsidR="00530998">
        <w:rPr>
          <w:rFonts w:ascii="Cambria" w:hAnsi="Cambria"/>
        </w:rPr>
        <w:t>.</w:t>
      </w:r>
      <w:r w:rsidR="001F56D2">
        <w:rPr>
          <w:rFonts w:ascii="Cambria" w:hAnsi="Cambria"/>
        </w:rPr>
        <w:t xml:space="preserve"> </w:t>
      </w:r>
      <w:r w:rsidR="00336D80">
        <w:rPr>
          <w:rFonts w:ascii="Cambria" w:hAnsi="Cambria"/>
        </w:rPr>
        <w:t>So,</w:t>
      </w:r>
      <w:r w:rsidR="001F56D2">
        <w:rPr>
          <w:rFonts w:ascii="Cambria" w:hAnsi="Cambria"/>
        </w:rPr>
        <w:t xml:space="preserve"> we figured </w:t>
      </w:r>
      <w:r w:rsidR="000374D6">
        <w:rPr>
          <w:rFonts w:ascii="Cambria" w:hAnsi="Cambria"/>
        </w:rPr>
        <w:t xml:space="preserve">the problem </w:t>
      </w:r>
      <w:r w:rsidR="000374D6" w:rsidRPr="000374D6">
        <w:rPr>
          <w:rFonts w:ascii="Cambria" w:hAnsi="Cambria"/>
          <w:b/>
          <w:bCs/>
        </w:rPr>
        <w:t>had to have been between Router 6 and 7</w:t>
      </w:r>
      <w:r w:rsidR="000374D6">
        <w:rPr>
          <w:rFonts w:ascii="Cambria" w:hAnsi="Cambria"/>
        </w:rPr>
        <w:t xml:space="preserve"> as Router 7 was not able to ping past Router 6. Using </w:t>
      </w:r>
      <w:r w:rsidR="000374D6">
        <w:rPr>
          <w:rFonts w:ascii="Cambria" w:hAnsi="Cambria"/>
          <w:i/>
          <w:iCs/>
        </w:rPr>
        <w:t>show run</w:t>
      </w:r>
      <w:r w:rsidR="000374D6">
        <w:rPr>
          <w:rFonts w:ascii="Cambria" w:hAnsi="Cambria"/>
        </w:rPr>
        <w:t>, I was able to spot the mistyped IPv6 address on Router 7.</w:t>
      </w:r>
      <w:r w:rsidR="008E68EB">
        <w:rPr>
          <w:rFonts w:ascii="Cambria" w:hAnsi="Cambria"/>
        </w:rPr>
        <w:br/>
      </w:r>
    </w:p>
    <w:p w14:paraId="42AF4594" w14:textId="5B0D37A6" w:rsidR="0060252B" w:rsidRPr="00DB4B97" w:rsidRDefault="0000652A" w:rsidP="00E12948">
      <w:pPr>
        <w:rPr>
          <w:rFonts w:ascii="Cambria" w:hAnsi="Cambria"/>
        </w:rPr>
      </w:pPr>
      <w:r w:rsidRPr="00BC07ED">
        <w:rPr>
          <w:rFonts w:ascii="Cambria" w:hAnsi="Cambria"/>
          <w:b/>
          <w:u w:val="single"/>
        </w:rPr>
        <w:t>Conclusion</w:t>
      </w:r>
      <w:r w:rsidR="008C7913" w:rsidRPr="00BC07ED">
        <w:rPr>
          <w:rFonts w:ascii="Cambria" w:hAnsi="Cambria"/>
          <w:b/>
          <w:u w:val="single"/>
        </w:rPr>
        <w:t>:</w:t>
      </w:r>
    </w:p>
    <w:p w14:paraId="08F35D6C" w14:textId="76FED8C8" w:rsidR="00A67D0B" w:rsidRDefault="00477E0C" w:rsidP="00E12948">
      <w:pPr>
        <w:rPr>
          <w:rFonts w:ascii="Cambria" w:hAnsi="Cambria"/>
          <w:bCs/>
        </w:rPr>
      </w:pPr>
      <w:r>
        <w:rPr>
          <w:rFonts w:ascii="Cambria" w:hAnsi="Cambria"/>
          <w:bCs/>
        </w:rPr>
        <w:t xml:space="preserve">This lab was a good refresher </w:t>
      </w:r>
      <w:r w:rsidR="00B75C60">
        <w:rPr>
          <w:rFonts w:ascii="Cambria" w:hAnsi="Cambria"/>
          <w:bCs/>
        </w:rPr>
        <w:t xml:space="preserve">of OSPF and </w:t>
      </w:r>
      <w:r w:rsidR="00FB43F2">
        <w:rPr>
          <w:rFonts w:ascii="Cambria" w:hAnsi="Cambria"/>
          <w:bCs/>
        </w:rPr>
        <w:t>IP</w:t>
      </w:r>
      <w:r w:rsidR="00B75C60">
        <w:rPr>
          <w:rFonts w:ascii="Cambria" w:hAnsi="Cambria"/>
          <w:bCs/>
        </w:rPr>
        <w:t xml:space="preserve"> addressing </w:t>
      </w:r>
      <w:r w:rsidR="001447DE">
        <w:rPr>
          <w:rFonts w:ascii="Cambria" w:hAnsi="Cambria"/>
          <w:bCs/>
        </w:rPr>
        <w:t xml:space="preserve">I did in CCNA. </w:t>
      </w:r>
      <w:r w:rsidR="007957C5">
        <w:rPr>
          <w:rFonts w:ascii="Cambria" w:hAnsi="Cambria"/>
          <w:bCs/>
        </w:rPr>
        <w:t>This lab went smoothly as I was able to troubleshoot the few problems</w:t>
      </w:r>
      <w:r w:rsidR="00FB43F2">
        <w:rPr>
          <w:rFonts w:ascii="Cambria" w:hAnsi="Cambria"/>
          <w:bCs/>
        </w:rPr>
        <w:t xml:space="preserve"> that</w:t>
      </w:r>
      <w:r w:rsidR="007957C5">
        <w:rPr>
          <w:rFonts w:ascii="Cambria" w:hAnsi="Cambria"/>
          <w:bCs/>
        </w:rPr>
        <w:t xml:space="preserve"> I had </w:t>
      </w:r>
      <w:r w:rsidR="00AE06AB">
        <w:rPr>
          <w:rFonts w:ascii="Cambria" w:hAnsi="Cambria"/>
          <w:bCs/>
        </w:rPr>
        <w:t>successfully</w:t>
      </w:r>
      <w:r w:rsidR="00FB43F2">
        <w:rPr>
          <w:rFonts w:ascii="Cambria" w:hAnsi="Cambria"/>
          <w:bCs/>
        </w:rPr>
        <w:t>.</w:t>
      </w:r>
    </w:p>
    <w:p w14:paraId="4F8CC84F" w14:textId="712D1982" w:rsidR="00AE06AB" w:rsidRPr="00A67D0B" w:rsidRDefault="00AE06AB" w:rsidP="00E12948">
      <w:pPr>
        <w:rPr>
          <w:rFonts w:ascii="Cambria" w:hAnsi="Cambria"/>
          <w:bCs/>
        </w:rPr>
      </w:pPr>
      <w:r>
        <w:rPr>
          <w:rFonts w:ascii="Cambria" w:hAnsi="Cambria"/>
          <w:bCs/>
        </w:rPr>
        <w:t>Results:</w:t>
      </w:r>
    </w:p>
    <w:p w14:paraId="14A95500" w14:textId="13A24F2C" w:rsidR="00E064D5" w:rsidRPr="00BC07ED" w:rsidRDefault="003551E5" w:rsidP="00E12948">
      <w:pPr>
        <w:rPr>
          <w:rFonts w:ascii="Cambria" w:hAnsi="Cambria"/>
        </w:rPr>
      </w:pPr>
      <w:r w:rsidRPr="00BC07ED">
        <w:rPr>
          <w:rFonts w:ascii="Cambria" w:hAnsi="Cambria"/>
        </w:rPr>
        <w:t>Routers</w:t>
      </w:r>
      <w:r w:rsidR="00E064D5" w:rsidRPr="00BC07ED">
        <w:rPr>
          <w:rFonts w:ascii="Cambria" w:hAnsi="Cambria"/>
        </w:rPr>
        <w:t xml:space="preserve"> 1 and 7 can ping each other across the network (Meaning other pings between the routers work)</w:t>
      </w:r>
    </w:p>
    <w:p w14:paraId="74B1A1CF" w14:textId="4C68E797" w:rsidR="00E064D5" w:rsidRPr="00BC07ED" w:rsidRDefault="00E064D5" w:rsidP="00E12948">
      <w:pPr>
        <w:rPr>
          <w:rFonts w:ascii="Cambria" w:hAnsi="Cambria"/>
        </w:rPr>
      </w:pPr>
      <w:r w:rsidRPr="00BC07ED">
        <w:rPr>
          <w:rFonts w:ascii="Cambria" w:hAnsi="Cambria"/>
        </w:rPr>
        <w:t>R1</w:t>
      </w:r>
      <w:r w:rsidR="00063B99" w:rsidRPr="00BC07ED">
        <w:rPr>
          <w:rFonts w:ascii="Cambria" w:hAnsi="Cambria"/>
        </w:rPr>
        <w:t xml:space="preserve"> ping R7:</w:t>
      </w:r>
    </w:p>
    <w:p w14:paraId="6CC2BC92" w14:textId="4AF78BDE" w:rsidR="00E064D5" w:rsidRPr="00BC07ED" w:rsidRDefault="00E064D5" w:rsidP="00E12948">
      <w:pPr>
        <w:rPr>
          <w:rFonts w:ascii="Cambria" w:hAnsi="Cambria"/>
        </w:rPr>
      </w:pPr>
      <w:r w:rsidRPr="00BC07ED">
        <w:rPr>
          <w:rFonts w:ascii="Cambria" w:hAnsi="Cambria"/>
          <w:noProof/>
        </w:rPr>
        <w:drawing>
          <wp:inline distT="0" distB="0" distL="0" distR="0" wp14:anchorId="15BD977F" wp14:editId="2569A06E">
            <wp:extent cx="5645440" cy="1397072"/>
            <wp:effectExtent l="0" t="0" r="0" b="0"/>
            <wp:docPr id="2061401812" name="Picture 4">
              <a:extLst xmlns:a="http://schemas.openxmlformats.org/drawingml/2006/main">
                <a:ext uri="{FF2B5EF4-FFF2-40B4-BE49-F238E27FC236}">
                  <a16:creationId xmlns:a16="http://schemas.microsoft.com/office/drawing/2014/main" id="{77FF4B0A-B9FD-48D9-AC2C-01D134482F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08834" name=""/>
                    <pic:cNvPicPr/>
                  </pic:nvPicPr>
                  <pic:blipFill>
                    <a:blip r:embed="rId10"/>
                    <a:stretch>
                      <a:fillRect/>
                    </a:stretch>
                  </pic:blipFill>
                  <pic:spPr>
                    <a:xfrm>
                      <a:off x="0" y="0"/>
                      <a:ext cx="5645440" cy="1397072"/>
                    </a:xfrm>
                    <a:prstGeom prst="rect">
                      <a:avLst/>
                    </a:prstGeom>
                  </pic:spPr>
                </pic:pic>
              </a:graphicData>
            </a:graphic>
          </wp:inline>
        </w:drawing>
      </w:r>
    </w:p>
    <w:p w14:paraId="703F8FA1" w14:textId="4FE50A85" w:rsidR="00E064D5" w:rsidRPr="00BC07ED" w:rsidRDefault="00E064D5" w:rsidP="00E12948">
      <w:pPr>
        <w:rPr>
          <w:rFonts w:ascii="Cambria" w:hAnsi="Cambria"/>
        </w:rPr>
      </w:pPr>
      <w:r w:rsidRPr="00BC07ED">
        <w:rPr>
          <w:rFonts w:ascii="Cambria" w:hAnsi="Cambria"/>
        </w:rPr>
        <w:t>R</w:t>
      </w:r>
      <w:r w:rsidR="00063B99" w:rsidRPr="00BC07ED">
        <w:rPr>
          <w:rFonts w:ascii="Cambria" w:hAnsi="Cambria"/>
        </w:rPr>
        <w:t>7 pinging R1</w:t>
      </w:r>
    </w:p>
    <w:p w14:paraId="48229CCD" w14:textId="29DAA866" w:rsidR="005F614E" w:rsidRPr="00BC07ED" w:rsidRDefault="005F614E" w:rsidP="00E12948">
      <w:pPr>
        <w:rPr>
          <w:rFonts w:ascii="Cambria" w:hAnsi="Cambria"/>
        </w:rPr>
      </w:pPr>
      <w:r w:rsidRPr="00BC07ED">
        <w:rPr>
          <w:rFonts w:ascii="Cambria" w:hAnsi="Cambria"/>
          <w:noProof/>
        </w:rPr>
        <w:lastRenderedPageBreak/>
        <w:drawing>
          <wp:inline distT="0" distB="0" distL="0" distR="0" wp14:anchorId="447B0E92" wp14:editId="3FEAD5C0">
            <wp:extent cx="5581937" cy="1428823"/>
            <wp:effectExtent l="0" t="0" r="0" b="0"/>
            <wp:docPr id="1474430486" name="Picture 5">
              <a:extLst xmlns:a="http://schemas.openxmlformats.org/drawingml/2006/main">
                <a:ext uri="{FF2B5EF4-FFF2-40B4-BE49-F238E27FC236}">
                  <a16:creationId xmlns:a16="http://schemas.microsoft.com/office/drawing/2014/main" id="{06A9CDC6-ED79-4429-A324-496F2946DA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63695" name=""/>
                    <pic:cNvPicPr/>
                  </pic:nvPicPr>
                  <pic:blipFill>
                    <a:blip r:embed="rId11"/>
                    <a:stretch>
                      <a:fillRect/>
                    </a:stretch>
                  </pic:blipFill>
                  <pic:spPr>
                    <a:xfrm>
                      <a:off x="0" y="0"/>
                      <a:ext cx="5581937" cy="1428823"/>
                    </a:xfrm>
                    <a:prstGeom prst="rect">
                      <a:avLst/>
                    </a:prstGeom>
                  </pic:spPr>
                </pic:pic>
              </a:graphicData>
            </a:graphic>
          </wp:inline>
        </w:drawing>
      </w:r>
    </w:p>
    <w:p w14:paraId="14C6752D" w14:textId="3FB06D88" w:rsidR="00161E28" w:rsidRPr="00BC07ED" w:rsidRDefault="002153A9" w:rsidP="00E12948">
      <w:pPr>
        <w:rPr>
          <w:rFonts w:ascii="Cambria" w:hAnsi="Cambria"/>
        </w:rPr>
      </w:pPr>
      <w:r w:rsidRPr="00BC07ED">
        <w:rPr>
          <w:rFonts w:ascii="Cambria" w:hAnsi="Cambria"/>
        </w:rPr>
        <w:t>A</w:t>
      </w:r>
      <w:r w:rsidR="00A2682C" w:rsidRPr="00BC07ED">
        <w:rPr>
          <w:rFonts w:ascii="Cambria" w:hAnsi="Cambria"/>
        </w:rPr>
        <w:t xml:space="preserve">ll </w:t>
      </w:r>
      <w:r w:rsidR="006957F9" w:rsidRPr="00BC07ED">
        <w:rPr>
          <w:rFonts w:ascii="Cambria" w:hAnsi="Cambria"/>
        </w:rPr>
        <w:t>Routers</w:t>
      </w:r>
      <w:r w:rsidR="00D43AFB" w:rsidRPr="00BC07ED">
        <w:rPr>
          <w:rFonts w:ascii="Cambria" w:hAnsi="Cambria"/>
        </w:rPr>
        <w:t xml:space="preserve"> </w:t>
      </w:r>
      <w:r w:rsidR="005D568A" w:rsidRPr="00BC07ED">
        <w:rPr>
          <w:rFonts w:ascii="Cambria" w:hAnsi="Cambria"/>
        </w:rPr>
        <w:t>can s</w:t>
      </w:r>
      <w:r w:rsidR="009F085E" w:rsidRPr="00BC07ED">
        <w:rPr>
          <w:rFonts w:ascii="Cambria" w:hAnsi="Cambria"/>
        </w:rPr>
        <w:t xml:space="preserve">ee </w:t>
      </w:r>
      <w:r w:rsidR="00D226FC" w:rsidRPr="00BC07ED">
        <w:rPr>
          <w:rFonts w:ascii="Cambria" w:hAnsi="Cambria"/>
        </w:rPr>
        <w:t>neig</w:t>
      </w:r>
      <w:r w:rsidR="007311B2" w:rsidRPr="00BC07ED">
        <w:rPr>
          <w:rFonts w:ascii="Cambria" w:hAnsi="Cambria"/>
        </w:rPr>
        <w:t>hbo</w:t>
      </w:r>
      <w:r w:rsidR="008D1207" w:rsidRPr="00BC07ED">
        <w:rPr>
          <w:rFonts w:ascii="Cambria" w:hAnsi="Cambria"/>
        </w:rPr>
        <w:t xml:space="preserve">rs </w:t>
      </w:r>
      <w:r w:rsidR="00710853" w:rsidRPr="00BC07ED">
        <w:rPr>
          <w:rFonts w:ascii="Cambria" w:hAnsi="Cambria"/>
        </w:rPr>
        <w:t>th</w:t>
      </w:r>
      <w:r w:rsidR="00EC45D5" w:rsidRPr="00BC07ED">
        <w:rPr>
          <w:rFonts w:ascii="Cambria" w:hAnsi="Cambria"/>
        </w:rPr>
        <w:t>r</w:t>
      </w:r>
      <w:r w:rsidR="00710853" w:rsidRPr="00BC07ED">
        <w:rPr>
          <w:rFonts w:ascii="Cambria" w:hAnsi="Cambria"/>
        </w:rPr>
        <w:t xml:space="preserve">ough </w:t>
      </w:r>
      <w:r w:rsidR="00AE06AB">
        <w:rPr>
          <w:rFonts w:ascii="Cambria" w:hAnsi="Cambria"/>
        </w:rPr>
        <w:t>OSPF</w:t>
      </w:r>
      <w:r w:rsidR="001D428D" w:rsidRPr="00BC07ED">
        <w:rPr>
          <w:rFonts w:ascii="Cambria" w:hAnsi="Cambria"/>
        </w:rPr>
        <w:t>:</w:t>
      </w:r>
    </w:p>
    <w:p w14:paraId="0D8493AB" w14:textId="7096D740" w:rsidR="00DC36F8" w:rsidRPr="00BC07ED" w:rsidRDefault="00141AF2" w:rsidP="00E12948">
      <w:pPr>
        <w:rPr>
          <w:rFonts w:ascii="Cambria" w:hAnsi="Cambria"/>
        </w:rPr>
      </w:pPr>
      <w:r w:rsidRPr="00BC07ED">
        <w:rPr>
          <w:rFonts w:ascii="Cambria" w:hAnsi="Cambria"/>
        </w:rPr>
        <w:t>Ex</w:t>
      </w:r>
      <w:r w:rsidR="00B76059" w:rsidRPr="00BC07ED">
        <w:rPr>
          <w:rFonts w:ascii="Cambria" w:hAnsi="Cambria"/>
        </w:rPr>
        <w:t>: Rout</w:t>
      </w:r>
      <w:r w:rsidR="00182050" w:rsidRPr="00BC07ED">
        <w:rPr>
          <w:rFonts w:ascii="Cambria" w:hAnsi="Cambria"/>
        </w:rPr>
        <w:t>er 4 being a</w:t>
      </w:r>
      <w:r w:rsidR="00541E9E" w:rsidRPr="00BC07ED">
        <w:rPr>
          <w:rFonts w:ascii="Cambria" w:hAnsi="Cambria"/>
        </w:rPr>
        <w:t>ble to s</w:t>
      </w:r>
      <w:r w:rsidR="002B737E" w:rsidRPr="00BC07ED">
        <w:rPr>
          <w:rFonts w:ascii="Cambria" w:hAnsi="Cambria"/>
        </w:rPr>
        <w:t xml:space="preserve">ee Router </w:t>
      </w:r>
      <w:r w:rsidR="00E22235" w:rsidRPr="00BC07ED">
        <w:rPr>
          <w:rFonts w:ascii="Cambria" w:hAnsi="Cambria"/>
        </w:rPr>
        <w:t xml:space="preserve">3 </w:t>
      </w:r>
      <w:r w:rsidR="00CA644A" w:rsidRPr="00BC07ED">
        <w:rPr>
          <w:rFonts w:ascii="Cambria" w:hAnsi="Cambria"/>
        </w:rPr>
        <w:t xml:space="preserve">and </w:t>
      </w:r>
      <w:r w:rsidR="007E3C98" w:rsidRPr="00BC07ED">
        <w:rPr>
          <w:rFonts w:ascii="Cambria" w:hAnsi="Cambria"/>
        </w:rPr>
        <w:t>Router 5</w:t>
      </w:r>
      <w:r w:rsidR="00350ABD" w:rsidRPr="00BC07ED">
        <w:rPr>
          <w:rFonts w:ascii="Cambria" w:hAnsi="Cambria"/>
        </w:rPr>
        <w:t xml:space="preserve"> </w:t>
      </w:r>
      <w:r w:rsidR="00E13293" w:rsidRPr="00BC07ED">
        <w:rPr>
          <w:rFonts w:ascii="Cambria" w:hAnsi="Cambria"/>
        </w:rPr>
        <w:t xml:space="preserve">(3.3.3.3 </w:t>
      </w:r>
      <w:r w:rsidR="009B5B1A" w:rsidRPr="00BC07ED">
        <w:rPr>
          <w:rFonts w:ascii="Cambria" w:hAnsi="Cambria"/>
        </w:rPr>
        <w:t>is R</w:t>
      </w:r>
      <w:r w:rsidR="003343A3" w:rsidRPr="00BC07ED">
        <w:rPr>
          <w:rFonts w:ascii="Cambria" w:hAnsi="Cambria"/>
        </w:rPr>
        <w:t xml:space="preserve">3 and </w:t>
      </w:r>
      <w:r w:rsidR="00B9553E" w:rsidRPr="00BC07ED">
        <w:rPr>
          <w:rFonts w:ascii="Cambria" w:hAnsi="Cambria"/>
        </w:rPr>
        <w:t>5.</w:t>
      </w:r>
      <w:r w:rsidR="00553438" w:rsidRPr="00BC07ED">
        <w:rPr>
          <w:rFonts w:ascii="Cambria" w:hAnsi="Cambria"/>
        </w:rPr>
        <w:t>5</w:t>
      </w:r>
      <w:r w:rsidR="00194B0E" w:rsidRPr="00BC07ED">
        <w:rPr>
          <w:rFonts w:ascii="Cambria" w:hAnsi="Cambria"/>
        </w:rPr>
        <w:t xml:space="preserve">.5.5 </w:t>
      </w:r>
      <w:r w:rsidR="00930837" w:rsidRPr="00BC07ED">
        <w:rPr>
          <w:rFonts w:ascii="Cambria" w:hAnsi="Cambria"/>
        </w:rPr>
        <w:t>is</w:t>
      </w:r>
      <w:r w:rsidR="00406100" w:rsidRPr="00BC07ED">
        <w:rPr>
          <w:rFonts w:ascii="Cambria" w:hAnsi="Cambria"/>
        </w:rPr>
        <w:t xml:space="preserve"> R5</w:t>
      </w:r>
      <w:r w:rsidR="00DB4BAD" w:rsidRPr="00BC07ED">
        <w:rPr>
          <w:rFonts w:ascii="Cambria" w:hAnsi="Cambria"/>
        </w:rPr>
        <w:t>)</w:t>
      </w:r>
    </w:p>
    <w:p w14:paraId="7A1BAE0D" w14:textId="64B081F0" w:rsidR="00EB50F9" w:rsidRDefault="00CB7992" w:rsidP="00E12948">
      <w:pPr>
        <w:rPr>
          <w:rFonts w:ascii="Cambria" w:hAnsi="Cambria"/>
        </w:rPr>
      </w:pPr>
      <w:r w:rsidRPr="00BC07ED">
        <w:rPr>
          <w:rFonts w:ascii="Cambria" w:hAnsi="Cambria"/>
          <w:noProof/>
        </w:rPr>
        <w:drawing>
          <wp:inline distT="0" distB="0" distL="0" distR="0" wp14:anchorId="4C267BB8" wp14:editId="3ECA63AF">
            <wp:extent cx="5943600" cy="1459230"/>
            <wp:effectExtent l="0" t="0" r="0" b="7620"/>
            <wp:docPr id="32375499" name="Picture 6">
              <a:extLst xmlns:a="http://schemas.openxmlformats.org/drawingml/2006/main">
                <a:ext uri="{FF2B5EF4-FFF2-40B4-BE49-F238E27FC236}">
                  <a16:creationId xmlns:a16="http://schemas.microsoft.com/office/drawing/2014/main" id="{DDDF69D1-7646-410F-A707-6412D61235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47490" name=""/>
                    <pic:cNvPicPr/>
                  </pic:nvPicPr>
                  <pic:blipFill>
                    <a:blip r:embed="rId12"/>
                    <a:stretch>
                      <a:fillRect/>
                    </a:stretch>
                  </pic:blipFill>
                  <pic:spPr>
                    <a:xfrm>
                      <a:off x="0" y="0"/>
                      <a:ext cx="5943600" cy="1459230"/>
                    </a:xfrm>
                    <a:prstGeom prst="rect">
                      <a:avLst/>
                    </a:prstGeom>
                  </pic:spPr>
                </pic:pic>
              </a:graphicData>
            </a:graphic>
          </wp:inline>
        </w:drawing>
      </w:r>
    </w:p>
    <w:p w14:paraId="1F434976" w14:textId="05051502" w:rsidR="005D3AC9" w:rsidRDefault="005D3AC9" w:rsidP="00E12948">
      <w:pPr>
        <w:rPr>
          <w:rFonts w:ascii="Cambria" w:hAnsi="Cambria"/>
        </w:rPr>
      </w:pPr>
      <w:r>
        <w:rPr>
          <w:rFonts w:ascii="Cambria" w:hAnsi="Cambria"/>
        </w:rPr>
        <w:t>Multi-Area OSPF:</w:t>
      </w:r>
    </w:p>
    <w:p w14:paraId="3B3A8352" w14:textId="07F63D09" w:rsidR="005D3AC9" w:rsidRPr="00C01A31" w:rsidRDefault="005D3AC9" w:rsidP="00E12948">
      <w:pPr>
        <w:rPr>
          <w:rFonts w:ascii="Cambria" w:hAnsi="Cambria"/>
        </w:rPr>
      </w:pPr>
      <w:r>
        <w:rPr>
          <w:rFonts w:ascii="Cambria" w:hAnsi="Cambria"/>
        </w:rPr>
        <w:t>Example: Router 2 G0/0/0 inside area 1, while Router 2 G0/0/1 is in Area 0</w:t>
      </w:r>
    </w:p>
    <w:p w14:paraId="47406EEA" w14:textId="080F396C" w:rsidR="00EB50F9" w:rsidRDefault="00F64E7B" w:rsidP="00E12948">
      <w:pPr>
        <w:rPr>
          <w:rFonts w:ascii="Cambria" w:hAnsi="Cambria"/>
          <w:b/>
          <w:bCs/>
          <w:u w:val="single"/>
        </w:rPr>
      </w:pPr>
      <w:r w:rsidRPr="00F64E7B">
        <w:rPr>
          <w:rFonts w:ascii="Cambria" w:hAnsi="Cambria"/>
          <w:b/>
          <w:bCs/>
          <w:noProof/>
          <w:u w:val="single"/>
        </w:rPr>
        <w:lastRenderedPageBreak/>
        <w:drawing>
          <wp:inline distT="0" distB="0" distL="0" distR="0" wp14:anchorId="4B1AA6B2" wp14:editId="7B38379F">
            <wp:extent cx="3991546" cy="4639181"/>
            <wp:effectExtent l="0" t="0" r="9525" b="0"/>
            <wp:docPr id="15600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2287" name=""/>
                    <pic:cNvPicPr/>
                  </pic:nvPicPr>
                  <pic:blipFill>
                    <a:blip r:embed="rId13"/>
                    <a:stretch>
                      <a:fillRect/>
                    </a:stretch>
                  </pic:blipFill>
                  <pic:spPr>
                    <a:xfrm>
                      <a:off x="0" y="0"/>
                      <a:ext cx="3992786" cy="4640622"/>
                    </a:xfrm>
                    <a:prstGeom prst="rect">
                      <a:avLst/>
                    </a:prstGeom>
                  </pic:spPr>
                </pic:pic>
              </a:graphicData>
            </a:graphic>
          </wp:inline>
        </w:drawing>
      </w:r>
    </w:p>
    <w:p w14:paraId="6D18D750" w14:textId="0B205917" w:rsidR="00791D2B" w:rsidRDefault="00791D2B" w:rsidP="00E12948">
      <w:pPr>
        <w:rPr>
          <w:rFonts w:ascii="Cambria" w:hAnsi="Cambria"/>
          <w:b/>
          <w:bCs/>
          <w:u w:val="single"/>
        </w:rPr>
      </w:pPr>
    </w:p>
    <w:p w14:paraId="59895BB9" w14:textId="77777777" w:rsidR="00FB2F3E" w:rsidRDefault="00FB2F3E" w:rsidP="00E12948">
      <w:pPr>
        <w:rPr>
          <w:rFonts w:ascii="Cambria" w:hAnsi="Cambria"/>
          <w:b/>
          <w:bCs/>
          <w:u w:val="single"/>
        </w:rPr>
      </w:pPr>
    </w:p>
    <w:p w14:paraId="1B9C55E4" w14:textId="77777777" w:rsidR="00FB2F3E" w:rsidRDefault="00FB2F3E" w:rsidP="00E12948">
      <w:pPr>
        <w:rPr>
          <w:rFonts w:ascii="Cambria" w:hAnsi="Cambria"/>
          <w:b/>
          <w:bCs/>
          <w:u w:val="single"/>
        </w:rPr>
      </w:pPr>
    </w:p>
    <w:p w14:paraId="77307B5D" w14:textId="77777777" w:rsidR="00FB2F3E" w:rsidRDefault="00FB2F3E" w:rsidP="00E12948">
      <w:pPr>
        <w:rPr>
          <w:rFonts w:ascii="Cambria" w:hAnsi="Cambria"/>
          <w:b/>
          <w:bCs/>
          <w:u w:val="single"/>
        </w:rPr>
      </w:pPr>
    </w:p>
    <w:p w14:paraId="14DFC97E" w14:textId="77777777" w:rsidR="00FB2F3E" w:rsidRDefault="00FB2F3E" w:rsidP="00E12948">
      <w:pPr>
        <w:rPr>
          <w:rFonts w:ascii="Cambria" w:hAnsi="Cambria"/>
          <w:b/>
          <w:bCs/>
          <w:u w:val="single"/>
        </w:rPr>
      </w:pPr>
    </w:p>
    <w:p w14:paraId="393FE9FB" w14:textId="77777777" w:rsidR="00FB2F3E" w:rsidRDefault="00FB2F3E" w:rsidP="00E12948">
      <w:pPr>
        <w:rPr>
          <w:rFonts w:ascii="Cambria" w:hAnsi="Cambria"/>
          <w:b/>
          <w:bCs/>
          <w:u w:val="single"/>
        </w:rPr>
      </w:pPr>
    </w:p>
    <w:p w14:paraId="72C44969" w14:textId="61EC7909" w:rsidR="00FB2F3E" w:rsidRPr="00FB2F3E" w:rsidRDefault="00D65391" w:rsidP="00E12948">
      <w:pPr>
        <w:rPr>
          <w:rFonts w:ascii="Cambria" w:hAnsi="Cambria"/>
        </w:rPr>
      </w:pPr>
      <w:r>
        <w:rPr>
          <w:rFonts w:ascii="Cambria" w:hAnsi="Cambria"/>
        </w:rPr>
        <w:t xml:space="preserve">Second example: </w:t>
      </w:r>
      <w:r w:rsidR="00FB2F3E">
        <w:rPr>
          <w:rFonts w:ascii="Cambria" w:hAnsi="Cambria"/>
        </w:rPr>
        <w:t>Router 6 G0/0/0 in Area 0, and G0/0/1 in Area 2</w:t>
      </w:r>
    </w:p>
    <w:p w14:paraId="1832C1CE" w14:textId="2943841D" w:rsidR="002B40F7" w:rsidRDefault="00224392" w:rsidP="00E12948">
      <w:pPr>
        <w:rPr>
          <w:rFonts w:ascii="Cambria" w:hAnsi="Cambria"/>
          <w:b/>
          <w:u w:val="single"/>
        </w:rPr>
      </w:pPr>
      <w:r w:rsidRPr="00224392">
        <w:rPr>
          <w:rFonts w:ascii="Cambria" w:hAnsi="Cambria"/>
          <w:b/>
          <w:noProof/>
          <w:u w:val="single"/>
        </w:rPr>
        <w:lastRenderedPageBreak/>
        <w:drawing>
          <wp:inline distT="0" distB="0" distL="0" distR="0" wp14:anchorId="1E301BF6" wp14:editId="36AD7486">
            <wp:extent cx="5626389" cy="6693244"/>
            <wp:effectExtent l="0" t="0" r="0" b="0"/>
            <wp:docPr id="204204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41565" name=""/>
                    <pic:cNvPicPr/>
                  </pic:nvPicPr>
                  <pic:blipFill>
                    <a:blip r:embed="rId14"/>
                    <a:stretch>
                      <a:fillRect/>
                    </a:stretch>
                  </pic:blipFill>
                  <pic:spPr>
                    <a:xfrm>
                      <a:off x="0" y="0"/>
                      <a:ext cx="5626389" cy="6693244"/>
                    </a:xfrm>
                    <a:prstGeom prst="rect">
                      <a:avLst/>
                    </a:prstGeom>
                  </pic:spPr>
                </pic:pic>
              </a:graphicData>
            </a:graphic>
          </wp:inline>
        </w:drawing>
      </w:r>
    </w:p>
    <w:p w14:paraId="6A31533F" w14:textId="77777777" w:rsidR="002B40F7" w:rsidRDefault="002B40F7" w:rsidP="00E12948">
      <w:pPr>
        <w:rPr>
          <w:rFonts w:ascii="Cambria" w:hAnsi="Cambria"/>
          <w:b/>
          <w:u w:val="single"/>
        </w:rPr>
      </w:pPr>
    </w:p>
    <w:p w14:paraId="31C953CC" w14:textId="77777777" w:rsidR="00244FA8" w:rsidRDefault="00244FA8" w:rsidP="00E12948">
      <w:pPr>
        <w:rPr>
          <w:rFonts w:ascii="Cambria" w:hAnsi="Cambria"/>
          <w:b/>
          <w:u w:val="single"/>
        </w:rPr>
      </w:pPr>
    </w:p>
    <w:p w14:paraId="7C15439B" w14:textId="77777777" w:rsidR="007C3EC5" w:rsidRDefault="007C3EC5" w:rsidP="00E12948">
      <w:pPr>
        <w:rPr>
          <w:rFonts w:ascii="Cambria" w:hAnsi="Cambria"/>
          <w:b/>
          <w:u w:val="single"/>
        </w:rPr>
      </w:pPr>
    </w:p>
    <w:p w14:paraId="73A984C9" w14:textId="77777777" w:rsidR="007C3EC5" w:rsidRDefault="007C3EC5" w:rsidP="00E12948">
      <w:pPr>
        <w:rPr>
          <w:rFonts w:ascii="Cambria" w:hAnsi="Cambria"/>
          <w:b/>
          <w:u w:val="single"/>
        </w:rPr>
      </w:pPr>
    </w:p>
    <w:p w14:paraId="51737436" w14:textId="77777777" w:rsidR="007C3EC5" w:rsidRDefault="007C3EC5" w:rsidP="00E12948">
      <w:pPr>
        <w:rPr>
          <w:rFonts w:ascii="Cambria" w:hAnsi="Cambria"/>
          <w:b/>
          <w:u w:val="single"/>
        </w:rPr>
      </w:pPr>
    </w:p>
    <w:p w14:paraId="29C0AB03" w14:textId="4958098E" w:rsidR="003C5B9B" w:rsidRDefault="003C5B9B" w:rsidP="00E12948">
      <w:pPr>
        <w:rPr>
          <w:rFonts w:ascii="Cambria" w:hAnsi="Cambria"/>
          <w:b/>
          <w:u w:val="single"/>
        </w:rPr>
      </w:pPr>
      <w:r w:rsidRPr="00BC07ED">
        <w:rPr>
          <w:rFonts w:ascii="Cambria" w:hAnsi="Cambria"/>
          <w:b/>
          <w:u w:val="single"/>
        </w:rPr>
        <w:lastRenderedPageBreak/>
        <w:t>Router Configuration</w:t>
      </w:r>
      <w:r w:rsidR="003551E5">
        <w:rPr>
          <w:rFonts w:ascii="Cambria" w:hAnsi="Cambria"/>
          <w:b/>
          <w:u w:val="single"/>
        </w:rPr>
        <w:t>s</w:t>
      </w:r>
      <w:r w:rsidRPr="00BC07ED">
        <w:rPr>
          <w:rFonts w:ascii="Cambria" w:hAnsi="Cambria"/>
          <w:b/>
          <w:u w:val="single"/>
        </w:rPr>
        <w:t>:</w:t>
      </w:r>
    </w:p>
    <w:p w14:paraId="33E31E27" w14:textId="76225DAE" w:rsidR="008A7F22" w:rsidRPr="008A7F22" w:rsidRDefault="008A7F22" w:rsidP="00E12948">
      <w:pPr>
        <w:rPr>
          <w:rFonts w:ascii="Cambria" w:hAnsi="Cambria"/>
          <w:bCs/>
        </w:rPr>
      </w:pPr>
      <w:r>
        <w:rPr>
          <w:rFonts w:ascii="Cambria" w:hAnsi="Cambria"/>
          <w:bCs/>
        </w:rPr>
        <w:t>-</w:t>
      </w:r>
      <w:r w:rsidR="00A75C6D">
        <w:rPr>
          <w:rFonts w:ascii="Cambria" w:hAnsi="Cambria"/>
          <w:bCs/>
        </w:rPr>
        <w:t xml:space="preserve">Show </w:t>
      </w:r>
      <w:proofErr w:type="spellStart"/>
      <w:r w:rsidR="00A75C6D">
        <w:rPr>
          <w:rFonts w:ascii="Cambria" w:hAnsi="Cambria"/>
          <w:bCs/>
        </w:rPr>
        <w:t>ip</w:t>
      </w:r>
      <w:proofErr w:type="spellEnd"/>
      <w:r w:rsidR="00A75C6D">
        <w:rPr>
          <w:rFonts w:ascii="Cambria" w:hAnsi="Cambria"/>
          <w:bCs/>
        </w:rPr>
        <w:t xml:space="preserve"> route, show </w:t>
      </w:r>
      <w:proofErr w:type="spellStart"/>
      <w:r w:rsidR="00A75C6D">
        <w:rPr>
          <w:rFonts w:ascii="Cambria" w:hAnsi="Cambria"/>
          <w:bCs/>
        </w:rPr>
        <w:t>ospf</w:t>
      </w:r>
      <w:proofErr w:type="spellEnd"/>
      <w:r w:rsidR="00A75C6D">
        <w:rPr>
          <w:rFonts w:ascii="Cambria" w:hAnsi="Cambria"/>
          <w:bCs/>
        </w:rPr>
        <w:t xml:space="preserve"> neighbor,</w:t>
      </w:r>
      <w:r w:rsidR="001E62D5">
        <w:rPr>
          <w:rFonts w:ascii="Cambria" w:hAnsi="Cambria"/>
          <w:bCs/>
        </w:rPr>
        <w:t xml:space="preserve"> and show run on each router</w:t>
      </w:r>
    </w:p>
    <w:p w14:paraId="32A1AF82" w14:textId="77777777" w:rsidR="00B03AD1" w:rsidRDefault="00B03AD1" w:rsidP="00B03AD1">
      <w:pPr>
        <w:pStyle w:val="NoSpacing"/>
        <w:rPr>
          <w:rFonts w:ascii="Cambria" w:hAnsi="Cambria"/>
          <w:b/>
          <w:bCs/>
          <w:sz w:val="48"/>
          <w:szCs w:val="48"/>
          <w:u w:val="single"/>
        </w:rPr>
      </w:pPr>
      <w:r w:rsidRPr="00971366">
        <w:rPr>
          <w:rFonts w:ascii="Cambria" w:hAnsi="Cambria"/>
          <w:b/>
          <w:bCs/>
          <w:sz w:val="48"/>
          <w:szCs w:val="48"/>
          <w:u w:val="single"/>
        </w:rPr>
        <w:t>R1</w:t>
      </w:r>
    </w:p>
    <w:p w14:paraId="5915C5E8" w14:textId="6326A07E" w:rsidR="008A7F22" w:rsidRDefault="007E7028" w:rsidP="00B03AD1">
      <w:pPr>
        <w:pStyle w:val="NoSpacing"/>
        <w:rPr>
          <w:rFonts w:ascii="Cambria" w:hAnsi="Cambria"/>
          <w:b/>
          <w:bCs/>
          <w:sz w:val="48"/>
          <w:szCs w:val="48"/>
          <w:u w:val="single"/>
        </w:rPr>
      </w:pPr>
      <w:r w:rsidRPr="007E7028">
        <w:rPr>
          <w:rFonts w:ascii="Cambria" w:hAnsi="Cambria"/>
          <w:b/>
          <w:bCs/>
          <w:noProof/>
          <w:sz w:val="48"/>
          <w:szCs w:val="48"/>
          <w:u w:val="single"/>
        </w:rPr>
        <w:drawing>
          <wp:inline distT="0" distB="0" distL="0" distR="0" wp14:anchorId="5BE7E4D4" wp14:editId="182DDB40">
            <wp:extent cx="4328932" cy="7227901"/>
            <wp:effectExtent l="0" t="0" r="0" b="0"/>
            <wp:docPr id="99871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19278" name=""/>
                    <pic:cNvPicPr/>
                  </pic:nvPicPr>
                  <pic:blipFill>
                    <a:blip r:embed="rId15"/>
                    <a:stretch>
                      <a:fillRect/>
                    </a:stretch>
                  </pic:blipFill>
                  <pic:spPr>
                    <a:xfrm>
                      <a:off x="0" y="0"/>
                      <a:ext cx="4365887" cy="7289604"/>
                    </a:xfrm>
                    <a:prstGeom prst="rect">
                      <a:avLst/>
                    </a:prstGeom>
                  </pic:spPr>
                </pic:pic>
              </a:graphicData>
            </a:graphic>
          </wp:inline>
        </w:drawing>
      </w:r>
    </w:p>
    <w:p w14:paraId="4DCD518C" w14:textId="36839AD2" w:rsidR="00350D5C" w:rsidRDefault="00350D5C" w:rsidP="00B03AD1">
      <w:pPr>
        <w:pStyle w:val="NoSpacing"/>
        <w:rPr>
          <w:rFonts w:ascii="Cambria" w:hAnsi="Cambria"/>
          <w:b/>
          <w:bCs/>
          <w:sz w:val="48"/>
          <w:szCs w:val="48"/>
          <w:u w:val="single"/>
        </w:rPr>
      </w:pPr>
    </w:p>
    <w:p w14:paraId="09262F86" w14:textId="7832A5BC" w:rsidR="000A0435" w:rsidRDefault="00AA6E23" w:rsidP="00B03AD1">
      <w:pPr>
        <w:pStyle w:val="NoSpacing"/>
        <w:rPr>
          <w:rFonts w:ascii="Cambria" w:hAnsi="Cambria"/>
          <w:b/>
          <w:bCs/>
          <w:sz w:val="48"/>
          <w:szCs w:val="48"/>
          <w:u w:val="single"/>
        </w:rPr>
      </w:pPr>
      <w:r w:rsidRPr="00AA6E23">
        <w:rPr>
          <w:rFonts w:ascii="Cambria" w:hAnsi="Cambria"/>
          <w:b/>
          <w:bCs/>
          <w:noProof/>
          <w:sz w:val="48"/>
          <w:szCs w:val="48"/>
          <w:u w:val="single"/>
        </w:rPr>
        <w:drawing>
          <wp:inline distT="0" distB="0" distL="0" distR="0" wp14:anchorId="4A0D05F9" wp14:editId="2DEC0A8A">
            <wp:extent cx="5943600" cy="1230630"/>
            <wp:effectExtent l="0" t="0" r="0" b="7620"/>
            <wp:docPr id="108481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11488" name=""/>
                    <pic:cNvPicPr/>
                  </pic:nvPicPr>
                  <pic:blipFill>
                    <a:blip r:embed="rId16"/>
                    <a:stretch>
                      <a:fillRect/>
                    </a:stretch>
                  </pic:blipFill>
                  <pic:spPr>
                    <a:xfrm>
                      <a:off x="0" y="0"/>
                      <a:ext cx="5943600" cy="1230630"/>
                    </a:xfrm>
                    <a:prstGeom prst="rect">
                      <a:avLst/>
                    </a:prstGeom>
                  </pic:spPr>
                </pic:pic>
              </a:graphicData>
            </a:graphic>
          </wp:inline>
        </w:drawing>
      </w:r>
    </w:p>
    <w:p w14:paraId="31A49D15" w14:textId="77777777" w:rsidR="00350D5C" w:rsidRPr="00971366" w:rsidRDefault="00350D5C" w:rsidP="00B03AD1">
      <w:pPr>
        <w:pStyle w:val="NoSpacing"/>
        <w:rPr>
          <w:rFonts w:ascii="Cambria" w:hAnsi="Cambria"/>
          <w:b/>
          <w:bCs/>
          <w:sz w:val="48"/>
          <w:szCs w:val="48"/>
          <w:u w:val="single"/>
        </w:rPr>
      </w:pPr>
    </w:p>
    <w:p w14:paraId="7FD6DE2C" w14:textId="77777777" w:rsidR="00B03AD1" w:rsidRPr="00EF6310" w:rsidRDefault="00B03AD1" w:rsidP="00B03AD1">
      <w:pPr>
        <w:pStyle w:val="NoSpacing"/>
        <w:rPr>
          <w:rFonts w:ascii="Courier New" w:hAnsi="Courier New" w:cs="Courier New"/>
        </w:rPr>
      </w:pPr>
      <w:r w:rsidRPr="00EF6310">
        <w:rPr>
          <w:rFonts w:ascii="Courier New" w:hAnsi="Courier New" w:cs="Courier New"/>
        </w:rPr>
        <w:t>version 16.9</w:t>
      </w:r>
    </w:p>
    <w:p w14:paraId="711636EA" w14:textId="77777777" w:rsidR="00B03AD1" w:rsidRPr="00EF6310" w:rsidRDefault="00B03AD1" w:rsidP="00B03AD1">
      <w:pPr>
        <w:pStyle w:val="NoSpacing"/>
        <w:rPr>
          <w:rFonts w:ascii="Courier New" w:hAnsi="Courier New" w:cs="Courier New"/>
        </w:rPr>
      </w:pPr>
      <w:r w:rsidRPr="00EF6310">
        <w:rPr>
          <w:rFonts w:ascii="Courier New" w:hAnsi="Courier New" w:cs="Courier New"/>
        </w:rPr>
        <w:t>service timestamps debug datetime msec</w:t>
      </w:r>
    </w:p>
    <w:p w14:paraId="7C45B5CD" w14:textId="77777777" w:rsidR="00B03AD1" w:rsidRPr="00EF6310" w:rsidRDefault="00B03AD1" w:rsidP="00B03AD1">
      <w:pPr>
        <w:pStyle w:val="NoSpacing"/>
        <w:rPr>
          <w:rFonts w:ascii="Courier New" w:hAnsi="Courier New" w:cs="Courier New"/>
        </w:rPr>
      </w:pPr>
      <w:r w:rsidRPr="00EF6310">
        <w:rPr>
          <w:rFonts w:ascii="Courier New" w:hAnsi="Courier New" w:cs="Courier New"/>
        </w:rPr>
        <w:t>service timestamps log datetime msec</w:t>
      </w:r>
    </w:p>
    <w:p w14:paraId="195C70FC" w14:textId="77777777" w:rsidR="00B03AD1" w:rsidRPr="00EF6310" w:rsidRDefault="00B03AD1" w:rsidP="00B03AD1">
      <w:pPr>
        <w:pStyle w:val="NoSpacing"/>
        <w:rPr>
          <w:rFonts w:ascii="Courier New" w:hAnsi="Courier New" w:cs="Courier New"/>
        </w:rPr>
      </w:pPr>
      <w:r w:rsidRPr="00EF6310">
        <w:rPr>
          <w:rFonts w:ascii="Courier New" w:hAnsi="Courier New" w:cs="Courier New"/>
        </w:rPr>
        <w:t xml:space="preserve">platform </w:t>
      </w:r>
      <w:proofErr w:type="spellStart"/>
      <w:r w:rsidRPr="00EF6310">
        <w:rPr>
          <w:rFonts w:ascii="Courier New" w:hAnsi="Courier New" w:cs="Courier New"/>
        </w:rPr>
        <w:t>qfp</w:t>
      </w:r>
      <w:proofErr w:type="spellEnd"/>
      <w:r w:rsidRPr="00EF6310">
        <w:rPr>
          <w:rFonts w:ascii="Courier New" w:hAnsi="Courier New" w:cs="Courier New"/>
        </w:rPr>
        <w:t xml:space="preserve"> utilization monitor load 80</w:t>
      </w:r>
    </w:p>
    <w:p w14:paraId="3672B343" w14:textId="7D5AB8F6" w:rsidR="00B03AD1" w:rsidRPr="00EF6310" w:rsidRDefault="00B03AD1" w:rsidP="00B03AD1">
      <w:pPr>
        <w:pStyle w:val="NoSpacing"/>
        <w:rPr>
          <w:rFonts w:ascii="Courier New" w:hAnsi="Courier New" w:cs="Courier New"/>
        </w:rPr>
      </w:pPr>
      <w:r w:rsidRPr="00EF6310">
        <w:rPr>
          <w:rFonts w:ascii="Courier New" w:hAnsi="Courier New" w:cs="Courier New"/>
        </w:rPr>
        <w:t>platform punt-keepalive disable-kernel-core</w:t>
      </w:r>
    </w:p>
    <w:p w14:paraId="5052F956" w14:textId="03B8B871" w:rsidR="00B03AD1" w:rsidRPr="00EF6310" w:rsidRDefault="00B03AD1" w:rsidP="00B03AD1">
      <w:pPr>
        <w:pStyle w:val="NoSpacing"/>
        <w:rPr>
          <w:rFonts w:ascii="Courier New" w:hAnsi="Courier New" w:cs="Courier New"/>
        </w:rPr>
      </w:pPr>
      <w:r w:rsidRPr="00EF6310">
        <w:rPr>
          <w:rFonts w:ascii="Courier New" w:hAnsi="Courier New" w:cs="Courier New"/>
        </w:rPr>
        <w:t>hostname R1</w:t>
      </w:r>
    </w:p>
    <w:p w14:paraId="1A342C64" w14:textId="77777777" w:rsidR="00B03AD1" w:rsidRPr="00EF6310" w:rsidRDefault="00B03AD1" w:rsidP="00B03AD1">
      <w:pPr>
        <w:pStyle w:val="NoSpacing"/>
        <w:rPr>
          <w:rFonts w:ascii="Courier New" w:hAnsi="Courier New" w:cs="Courier New"/>
        </w:rPr>
      </w:pPr>
      <w:r w:rsidRPr="00EF6310">
        <w:rPr>
          <w:rFonts w:ascii="Courier New" w:hAnsi="Courier New" w:cs="Courier New"/>
        </w:rPr>
        <w:t>boot-start-marker</w:t>
      </w:r>
    </w:p>
    <w:p w14:paraId="5E97AB21" w14:textId="77777777" w:rsidR="00B03AD1" w:rsidRPr="00EF6310" w:rsidRDefault="00B03AD1" w:rsidP="00B03AD1">
      <w:pPr>
        <w:pStyle w:val="NoSpacing"/>
        <w:rPr>
          <w:rFonts w:ascii="Courier New" w:hAnsi="Courier New" w:cs="Courier New"/>
        </w:rPr>
      </w:pPr>
      <w:r w:rsidRPr="00EF6310">
        <w:rPr>
          <w:rFonts w:ascii="Courier New" w:hAnsi="Courier New" w:cs="Courier New"/>
        </w:rPr>
        <w:t>boot-end-marker</w:t>
      </w:r>
    </w:p>
    <w:p w14:paraId="555FE18E" w14:textId="31EC2E35" w:rsidR="00B03AD1" w:rsidRPr="00EF6310" w:rsidRDefault="00B03AD1" w:rsidP="00B03AD1">
      <w:pPr>
        <w:pStyle w:val="NoSpacing"/>
        <w:rPr>
          <w:rFonts w:ascii="Courier New" w:hAnsi="Courier New" w:cs="Courier New"/>
        </w:rPr>
      </w:pPr>
      <w:proofErr w:type="spellStart"/>
      <w:r w:rsidRPr="00EF6310">
        <w:rPr>
          <w:rFonts w:ascii="Courier New" w:hAnsi="Courier New" w:cs="Courier New"/>
        </w:rPr>
        <w:t>vrf</w:t>
      </w:r>
      <w:proofErr w:type="spellEnd"/>
      <w:r w:rsidRPr="00EF6310">
        <w:rPr>
          <w:rFonts w:ascii="Courier New" w:hAnsi="Courier New" w:cs="Courier New"/>
        </w:rPr>
        <w:t xml:space="preserve"> definition </w:t>
      </w:r>
      <w:proofErr w:type="spellStart"/>
      <w:r w:rsidRPr="00EF6310">
        <w:rPr>
          <w:rFonts w:ascii="Courier New" w:hAnsi="Courier New" w:cs="Courier New"/>
        </w:rPr>
        <w:t>Mgmt-intf</w:t>
      </w:r>
      <w:proofErr w:type="spellEnd"/>
    </w:p>
    <w:p w14:paraId="5A5CF08E" w14:textId="77777777" w:rsidR="00B03AD1" w:rsidRPr="00EF6310" w:rsidRDefault="00B03AD1" w:rsidP="00B03AD1">
      <w:pPr>
        <w:pStyle w:val="NoSpacing"/>
        <w:rPr>
          <w:rFonts w:ascii="Courier New" w:hAnsi="Courier New" w:cs="Courier New"/>
        </w:rPr>
      </w:pPr>
      <w:r w:rsidRPr="00EF6310">
        <w:rPr>
          <w:rFonts w:ascii="Courier New" w:hAnsi="Courier New" w:cs="Courier New"/>
        </w:rPr>
        <w:t xml:space="preserve"> address-family ipv4</w:t>
      </w:r>
    </w:p>
    <w:p w14:paraId="2BD8C2FF" w14:textId="54364BD9" w:rsidR="00B03AD1" w:rsidRPr="00EF6310" w:rsidRDefault="00B03AD1" w:rsidP="00B03AD1">
      <w:pPr>
        <w:pStyle w:val="NoSpacing"/>
        <w:rPr>
          <w:rFonts w:ascii="Courier New" w:hAnsi="Courier New" w:cs="Courier New"/>
        </w:rPr>
      </w:pPr>
      <w:r w:rsidRPr="00EF6310">
        <w:rPr>
          <w:rFonts w:ascii="Courier New" w:hAnsi="Courier New" w:cs="Courier New"/>
        </w:rPr>
        <w:t xml:space="preserve"> exit-address-family</w:t>
      </w:r>
    </w:p>
    <w:p w14:paraId="35BD8CCD" w14:textId="77777777" w:rsidR="00B03AD1" w:rsidRPr="00EF6310" w:rsidRDefault="00B03AD1" w:rsidP="00B03AD1">
      <w:pPr>
        <w:pStyle w:val="NoSpacing"/>
        <w:rPr>
          <w:rFonts w:ascii="Courier New" w:hAnsi="Courier New" w:cs="Courier New"/>
        </w:rPr>
      </w:pPr>
      <w:r w:rsidRPr="00EF6310">
        <w:rPr>
          <w:rFonts w:ascii="Courier New" w:hAnsi="Courier New" w:cs="Courier New"/>
        </w:rPr>
        <w:t xml:space="preserve"> address-family ipv6</w:t>
      </w:r>
    </w:p>
    <w:p w14:paraId="43CF57FC" w14:textId="77777777" w:rsidR="00B03AD1" w:rsidRPr="00EF6310" w:rsidRDefault="00B03AD1" w:rsidP="00B03AD1">
      <w:pPr>
        <w:pStyle w:val="NoSpacing"/>
        <w:rPr>
          <w:rFonts w:ascii="Courier New" w:hAnsi="Courier New" w:cs="Courier New"/>
        </w:rPr>
      </w:pPr>
      <w:r w:rsidRPr="00EF6310">
        <w:rPr>
          <w:rFonts w:ascii="Courier New" w:hAnsi="Courier New" w:cs="Courier New"/>
        </w:rPr>
        <w:t xml:space="preserve"> exit-address-family</w:t>
      </w:r>
    </w:p>
    <w:p w14:paraId="0C8386BE" w14:textId="77777777" w:rsidR="00B03AD1" w:rsidRPr="00EF6310" w:rsidRDefault="00B03AD1" w:rsidP="00B03AD1">
      <w:pPr>
        <w:pStyle w:val="NoSpacing"/>
        <w:rPr>
          <w:rFonts w:ascii="Courier New" w:hAnsi="Courier New" w:cs="Courier New"/>
        </w:rPr>
      </w:pPr>
      <w:r w:rsidRPr="00EF6310">
        <w:rPr>
          <w:rFonts w:ascii="Courier New" w:hAnsi="Courier New" w:cs="Courier New"/>
        </w:rPr>
        <w:t xml:space="preserve">no </w:t>
      </w:r>
      <w:proofErr w:type="spellStart"/>
      <w:r w:rsidRPr="00EF6310">
        <w:rPr>
          <w:rFonts w:ascii="Courier New" w:hAnsi="Courier New" w:cs="Courier New"/>
        </w:rPr>
        <w:t>aaa</w:t>
      </w:r>
      <w:proofErr w:type="spellEnd"/>
      <w:r w:rsidRPr="00EF6310">
        <w:rPr>
          <w:rFonts w:ascii="Courier New" w:hAnsi="Courier New" w:cs="Courier New"/>
        </w:rPr>
        <w:t xml:space="preserve"> </w:t>
      </w:r>
      <w:proofErr w:type="gramStart"/>
      <w:r w:rsidRPr="00EF6310">
        <w:rPr>
          <w:rFonts w:ascii="Courier New" w:hAnsi="Courier New" w:cs="Courier New"/>
        </w:rPr>
        <w:t>new-model</w:t>
      </w:r>
      <w:proofErr w:type="gramEnd"/>
    </w:p>
    <w:p w14:paraId="464204DB" w14:textId="77777777" w:rsidR="00B03AD1" w:rsidRPr="00EF6310" w:rsidRDefault="00B03AD1" w:rsidP="00B03AD1">
      <w:pPr>
        <w:pStyle w:val="NoSpacing"/>
        <w:rPr>
          <w:rFonts w:ascii="Courier New" w:hAnsi="Courier New" w:cs="Courier New"/>
        </w:rPr>
      </w:pPr>
      <w:r w:rsidRPr="00EF6310">
        <w:rPr>
          <w:rFonts w:ascii="Courier New" w:hAnsi="Courier New" w:cs="Courier New"/>
        </w:rPr>
        <w:t>login on-success log</w:t>
      </w:r>
    </w:p>
    <w:p w14:paraId="0AC11E77" w14:textId="77777777" w:rsidR="00B03AD1" w:rsidRPr="00EF6310" w:rsidRDefault="00B03AD1" w:rsidP="00B03AD1">
      <w:pPr>
        <w:pStyle w:val="NoSpacing"/>
        <w:rPr>
          <w:rFonts w:ascii="Courier New" w:hAnsi="Courier New" w:cs="Courier New"/>
        </w:rPr>
      </w:pPr>
      <w:r w:rsidRPr="00EF6310">
        <w:rPr>
          <w:rFonts w:ascii="Courier New" w:hAnsi="Courier New" w:cs="Courier New"/>
        </w:rPr>
        <w:t>subscriber templating</w:t>
      </w:r>
    </w:p>
    <w:p w14:paraId="2DBA790C" w14:textId="77777777" w:rsidR="00B03AD1" w:rsidRPr="00EF6310" w:rsidRDefault="00B03AD1" w:rsidP="00B03AD1">
      <w:pPr>
        <w:pStyle w:val="NoSpacing"/>
        <w:rPr>
          <w:rFonts w:ascii="Courier New" w:hAnsi="Courier New" w:cs="Courier New"/>
        </w:rPr>
      </w:pPr>
      <w:r w:rsidRPr="00EF6310">
        <w:rPr>
          <w:rFonts w:ascii="Courier New" w:hAnsi="Courier New" w:cs="Courier New"/>
        </w:rPr>
        <w:t xml:space="preserve">ipv6 </w:t>
      </w:r>
      <w:proofErr w:type="gramStart"/>
      <w:r w:rsidRPr="00EF6310">
        <w:rPr>
          <w:rFonts w:ascii="Courier New" w:hAnsi="Courier New" w:cs="Courier New"/>
        </w:rPr>
        <w:t>unicast-routing</w:t>
      </w:r>
      <w:proofErr w:type="gramEnd"/>
    </w:p>
    <w:p w14:paraId="65C29594" w14:textId="77777777" w:rsidR="00B03AD1" w:rsidRPr="00EF6310" w:rsidRDefault="00B03AD1" w:rsidP="00B03AD1">
      <w:pPr>
        <w:pStyle w:val="NoSpacing"/>
        <w:rPr>
          <w:rFonts w:ascii="Courier New" w:hAnsi="Courier New" w:cs="Courier New"/>
        </w:rPr>
      </w:pPr>
      <w:r w:rsidRPr="00EF6310">
        <w:rPr>
          <w:rFonts w:ascii="Courier New" w:hAnsi="Courier New" w:cs="Courier New"/>
        </w:rPr>
        <w:t>multilink bundle-name authenticated</w:t>
      </w:r>
    </w:p>
    <w:p w14:paraId="576D2F6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crypto </w:t>
      </w:r>
      <w:proofErr w:type="spellStart"/>
      <w:r w:rsidRPr="00822C2B">
        <w:rPr>
          <w:rFonts w:ascii="Courier New" w:hAnsi="Courier New" w:cs="Courier New"/>
        </w:rPr>
        <w:t>pki</w:t>
      </w:r>
      <w:proofErr w:type="spellEnd"/>
      <w:r w:rsidRPr="00822C2B">
        <w:rPr>
          <w:rFonts w:ascii="Courier New" w:hAnsi="Courier New" w:cs="Courier New"/>
        </w:rPr>
        <w:t xml:space="preserve"> </w:t>
      </w:r>
      <w:proofErr w:type="spellStart"/>
      <w:r w:rsidRPr="00822C2B">
        <w:rPr>
          <w:rFonts w:ascii="Courier New" w:hAnsi="Courier New" w:cs="Courier New"/>
        </w:rPr>
        <w:t>trustpoint</w:t>
      </w:r>
      <w:proofErr w:type="spellEnd"/>
      <w:r w:rsidRPr="00822C2B">
        <w:rPr>
          <w:rFonts w:ascii="Courier New" w:hAnsi="Courier New" w:cs="Courier New"/>
        </w:rPr>
        <w:t xml:space="preserve"> TP-self-signed-859896477</w:t>
      </w:r>
    </w:p>
    <w:p w14:paraId="12C0510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enrollment </w:t>
      </w:r>
      <w:proofErr w:type="spellStart"/>
      <w:proofErr w:type="gramStart"/>
      <w:r w:rsidRPr="00822C2B">
        <w:rPr>
          <w:rFonts w:ascii="Courier New" w:hAnsi="Courier New" w:cs="Courier New"/>
        </w:rPr>
        <w:t>selfsigned</w:t>
      </w:r>
      <w:proofErr w:type="spellEnd"/>
      <w:proofErr w:type="gramEnd"/>
    </w:p>
    <w:p w14:paraId="76F0F50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subject-name </w:t>
      </w:r>
      <w:proofErr w:type="spellStart"/>
      <w:r w:rsidRPr="00822C2B">
        <w:rPr>
          <w:rFonts w:ascii="Courier New" w:hAnsi="Courier New" w:cs="Courier New"/>
        </w:rPr>
        <w:t>cn</w:t>
      </w:r>
      <w:proofErr w:type="spellEnd"/>
      <w:r w:rsidRPr="00822C2B">
        <w:rPr>
          <w:rFonts w:ascii="Courier New" w:hAnsi="Courier New" w:cs="Courier New"/>
        </w:rPr>
        <w:t>=IOS-Self-Signed-Certificate-859896477</w:t>
      </w:r>
    </w:p>
    <w:p w14:paraId="14F5AB1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revocation-check none</w:t>
      </w:r>
    </w:p>
    <w:p w14:paraId="76690C07" w14:textId="18067251"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rsakeypair</w:t>
      </w:r>
      <w:proofErr w:type="spellEnd"/>
      <w:r w:rsidRPr="00822C2B">
        <w:rPr>
          <w:rFonts w:ascii="Courier New" w:hAnsi="Courier New" w:cs="Courier New"/>
        </w:rPr>
        <w:t xml:space="preserve"> TP-self-signed-859896477</w:t>
      </w:r>
    </w:p>
    <w:p w14:paraId="36FF63B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crypto </w:t>
      </w:r>
      <w:proofErr w:type="spellStart"/>
      <w:r w:rsidRPr="00822C2B">
        <w:rPr>
          <w:rFonts w:ascii="Courier New" w:hAnsi="Courier New" w:cs="Courier New"/>
        </w:rPr>
        <w:t>pki</w:t>
      </w:r>
      <w:proofErr w:type="spellEnd"/>
      <w:r w:rsidRPr="00822C2B">
        <w:rPr>
          <w:rFonts w:ascii="Courier New" w:hAnsi="Courier New" w:cs="Courier New"/>
        </w:rPr>
        <w:t xml:space="preserve"> certificate chain TP-self-signed-859896477</w:t>
      </w:r>
    </w:p>
    <w:p w14:paraId="7EA1A1B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certificate self-signed 01</w:t>
      </w:r>
    </w:p>
    <w:p w14:paraId="19C6172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3082032E 30820216 A0030201 02020101 300D0609 2A864886 F70D0101 05050030</w:t>
      </w:r>
    </w:p>
    <w:p w14:paraId="5F7381E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30312E30 2C060355 04031325 494F532D 53656C66 2D536967 6E65642D 43657274</w:t>
      </w:r>
    </w:p>
    <w:p w14:paraId="6D4B0DA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69666963 6174652D 38353938 39363437 37301E17 0D323630 39313431 37353132</w:t>
      </w:r>
    </w:p>
    <w:p w14:paraId="735782E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355A170D 33303031 30313030 30303030 5A303031 2E302C06 03550403 1325494F</w:t>
      </w:r>
    </w:p>
    <w:p w14:paraId="7F44C90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532D5365 6C662D53 69676E65 642D4365 72746966 69636174 652D3835 39383936</w:t>
      </w:r>
    </w:p>
    <w:p w14:paraId="0CE102E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34373730 82012230 0D06092A 864886F7 0D010101 05000382 010F0030 82010A02</w:t>
      </w:r>
    </w:p>
    <w:p w14:paraId="2F3977B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82010100 C0EB5825 29992AB3 845706F3 C986524B 9DEF8E8E 625F8A9C FD31A5CF</w:t>
      </w:r>
    </w:p>
    <w:p w14:paraId="4AB3785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lastRenderedPageBreak/>
        <w:t xml:space="preserve">  F2DE7340 59298609 AE7589C7 A5250F05 5D285319 C61D0DDB 6F9965D0 67F92027</w:t>
      </w:r>
    </w:p>
    <w:p w14:paraId="621D2E1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B44319F3 D6DA9BEB A4102669 9B4FAF18 CD3DE5FF 8B7266A3 8512E1F6 0AA13DF8</w:t>
      </w:r>
    </w:p>
    <w:p w14:paraId="147D61C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C17F09F9 61457046 A57D7456 5F86B649 CBAB3475 A8958B92 1118C94A 2A55AE2B</w:t>
      </w:r>
    </w:p>
    <w:p w14:paraId="291CBEB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190DE8F1 C782FB68 9CB04AD9 A14CA3CD 1683D29D 7851C642 BDFA0ECE 3A518CAD</w:t>
      </w:r>
    </w:p>
    <w:p w14:paraId="4ECD983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7EE799B0 C4F13975 AC05D95A A031FE6D BDEB14C3 E89A2FF6 2BCC23D0 327054C4</w:t>
      </w:r>
    </w:p>
    <w:p w14:paraId="4055947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2D9F537C 996A409F 4F37787D F83D6C05 0678B414 A356A5A0 35FAA9FB D1DA7987</w:t>
      </w:r>
    </w:p>
    <w:p w14:paraId="2E2D068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0053853A 7823D4DC FA6831A2 020F4A64 03B67183 FDE32EFA FC81473D FD54A545</w:t>
      </w:r>
    </w:p>
    <w:p w14:paraId="105F269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66007B43 02030100 01A35330 51300F06 03551D13 0101FF04 05300301 01FF301F</w:t>
      </w:r>
    </w:p>
    <w:p w14:paraId="2D58D47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0603551D 23041830 168014DF AF73EF44 4B3E1B94 C4D821DF D4CC1F48 01D6EC30</w:t>
      </w:r>
    </w:p>
    <w:p w14:paraId="43DA952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1D060355 1D0E0416 0414DFAF 73EF444B 3E1B94C4 D821DFD4 CC1F4801 D6EC300D</w:t>
      </w:r>
    </w:p>
    <w:p w14:paraId="339878B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06092A86 4886F70D 01010505 00038201 010058AE 19E7B0E2 2222FCF4 569A038B</w:t>
      </w:r>
    </w:p>
    <w:p w14:paraId="7B5C013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C7A97EFF B7E1007A 3A4A8851 42415EEB 5154B9B0 5EF20B46 68F5A24F FC52383D</w:t>
      </w:r>
    </w:p>
    <w:p w14:paraId="13A8453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63EE1F31 AE03804D 7A664588 AEB805FD 07AD46E7 0B5B43F9 F9B043FB A53A8644</w:t>
      </w:r>
    </w:p>
    <w:p w14:paraId="3973664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B927A924 BE5B9D8B 2736BAAF 54159D0E 580C69D6 48292449 FF80CDF3 0B91BC54</w:t>
      </w:r>
    </w:p>
    <w:p w14:paraId="1B28A1B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3AAD4406 96443156 6BD771D9 E0665404 E38533EA 5E65F28F 5516D371 57FC4C68</w:t>
      </w:r>
    </w:p>
    <w:p w14:paraId="00CFD79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6016E43C D2F9D848 F29258F5 2B92460C 7059B67F EE6EFAEA 0A97396A 29AC5D6C</w:t>
      </w:r>
    </w:p>
    <w:p w14:paraId="408EC95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40B509F8 ABF7E823 9625986B 1D3304EF B18C431C 187DCAC5 68AB1810 5AB268F3</w:t>
      </w:r>
    </w:p>
    <w:p w14:paraId="40CE263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4BC8E657 B8F189C9 F653A2FC 0AC1E787 7E975D79 4A42CC6E 7B4566CE 867F5686</w:t>
      </w:r>
    </w:p>
    <w:p w14:paraId="3F9D89C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69B00F44 850BCDBD 9B742879 F71A2E9B 4F7A</w:t>
      </w:r>
    </w:p>
    <w:p w14:paraId="31301187" w14:textId="4BB9C9F6"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quit</w:t>
      </w:r>
    </w:p>
    <w:p w14:paraId="1C1D445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license </w:t>
      </w:r>
      <w:proofErr w:type="spellStart"/>
      <w:r w:rsidRPr="00822C2B">
        <w:rPr>
          <w:rFonts w:ascii="Courier New" w:hAnsi="Courier New" w:cs="Courier New"/>
        </w:rPr>
        <w:t>udi</w:t>
      </w:r>
      <w:proofErr w:type="spellEnd"/>
      <w:r w:rsidRPr="00822C2B">
        <w:rPr>
          <w:rFonts w:ascii="Courier New" w:hAnsi="Courier New" w:cs="Courier New"/>
        </w:rPr>
        <w:t xml:space="preserve"> </w:t>
      </w:r>
      <w:proofErr w:type="spellStart"/>
      <w:r w:rsidRPr="00822C2B">
        <w:rPr>
          <w:rFonts w:ascii="Courier New" w:hAnsi="Courier New" w:cs="Courier New"/>
        </w:rPr>
        <w:t>pid</w:t>
      </w:r>
      <w:proofErr w:type="spellEnd"/>
      <w:r w:rsidRPr="00822C2B">
        <w:rPr>
          <w:rFonts w:ascii="Courier New" w:hAnsi="Courier New" w:cs="Courier New"/>
        </w:rPr>
        <w:t xml:space="preserve"> ISR4321/K9 </w:t>
      </w:r>
      <w:proofErr w:type="spellStart"/>
      <w:r w:rsidRPr="00822C2B">
        <w:rPr>
          <w:rFonts w:ascii="Courier New" w:hAnsi="Courier New" w:cs="Courier New"/>
        </w:rPr>
        <w:t>sn</w:t>
      </w:r>
      <w:proofErr w:type="spellEnd"/>
      <w:r w:rsidRPr="00822C2B">
        <w:rPr>
          <w:rFonts w:ascii="Courier New" w:hAnsi="Courier New" w:cs="Courier New"/>
        </w:rPr>
        <w:t xml:space="preserve"> FLM240608PJ</w:t>
      </w:r>
    </w:p>
    <w:p w14:paraId="29D42882" w14:textId="77777777" w:rsidR="00B03AD1" w:rsidRPr="00822C2B" w:rsidRDefault="00B03AD1" w:rsidP="00B03AD1">
      <w:pPr>
        <w:pStyle w:val="NoSpacing"/>
        <w:rPr>
          <w:rFonts w:ascii="Courier New" w:hAnsi="Courier New" w:cs="Courier New"/>
        </w:rPr>
      </w:pPr>
      <w:proofErr w:type="gramStart"/>
      <w:r w:rsidRPr="00822C2B">
        <w:rPr>
          <w:rFonts w:ascii="Courier New" w:hAnsi="Courier New" w:cs="Courier New"/>
        </w:rPr>
        <w:t>no</w:t>
      </w:r>
      <w:proofErr w:type="gramEnd"/>
      <w:r w:rsidRPr="00822C2B">
        <w:rPr>
          <w:rFonts w:ascii="Courier New" w:hAnsi="Courier New" w:cs="Courier New"/>
        </w:rPr>
        <w:t xml:space="preserve"> license smart enable</w:t>
      </w:r>
    </w:p>
    <w:p w14:paraId="10546BB5" w14:textId="2A12415F" w:rsidR="00B03AD1" w:rsidRPr="00822C2B" w:rsidRDefault="00B03AD1" w:rsidP="00B03AD1">
      <w:pPr>
        <w:pStyle w:val="NoSpacing"/>
        <w:rPr>
          <w:rFonts w:ascii="Courier New" w:hAnsi="Courier New" w:cs="Courier New"/>
        </w:rPr>
      </w:pPr>
      <w:r w:rsidRPr="00822C2B">
        <w:rPr>
          <w:rFonts w:ascii="Courier New" w:hAnsi="Courier New" w:cs="Courier New"/>
        </w:rPr>
        <w:t>diagnostic bootup level minimal</w:t>
      </w:r>
    </w:p>
    <w:p w14:paraId="359382E3" w14:textId="56AF77CC" w:rsidR="00B03AD1" w:rsidRPr="00822C2B" w:rsidRDefault="00B03AD1" w:rsidP="00B03AD1">
      <w:pPr>
        <w:pStyle w:val="NoSpacing"/>
        <w:rPr>
          <w:rFonts w:ascii="Courier New" w:hAnsi="Courier New" w:cs="Courier New"/>
        </w:rPr>
      </w:pPr>
      <w:r w:rsidRPr="00822C2B">
        <w:rPr>
          <w:rFonts w:ascii="Courier New" w:hAnsi="Courier New" w:cs="Courier New"/>
        </w:rPr>
        <w:t>spanning-tree extend system-id</w:t>
      </w:r>
    </w:p>
    <w:p w14:paraId="77110BB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redundancy</w:t>
      </w:r>
    </w:p>
    <w:p w14:paraId="63FB4FB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mode none</w:t>
      </w:r>
    </w:p>
    <w:p w14:paraId="175BFF9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Loopback0</w:t>
      </w:r>
    </w:p>
    <w:p w14:paraId="3F6953A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address 10.255.0.1 255.255.255.255</w:t>
      </w:r>
    </w:p>
    <w:p w14:paraId="46BAAA3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address 2001:DB</w:t>
      </w:r>
      <w:proofErr w:type="gramStart"/>
      <w:r w:rsidRPr="00822C2B">
        <w:rPr>
          <w:rFonts w:ascii="Courier New" w:hAnsi="Courier New" w:cs="Courier New"/>
        </w:rPr>
        <w:t>8:FEED::</w:t>
      </w:r>
      <w:proofErr w:type="gramEnd"/>
      <w:r w:rsidRPr="00822C2B">
        <w:rPr>
          <w:rFonts w:ascii="Courier New" w:hAnsi="Courier New" w:cs="Courier New"/>
        </w:rPr>
        <w:t>1/128</w:t>
      </w:r>
    </w:p>
    <w:p w14:paraId="4AC57211" w14:textId="2965F78E"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ospfv3 1 ipv6 area 0</w:t>
      </w:r>
    </w:p>
    <w:p w14:paraId="13B5E4B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GigabitEthernet0/0/0</w:t>
      </w:r>
    </w:p>
    <w:p w14:paraId="44136E6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address 172.16.1.1 255.255.255.0</w:t>
      </w:r>
    </w:p>
    <w:p w14:paraId="3880762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w:t>
      </w:r>
      <w:proofErr w:type="spellStart"/>
      <w:r w:rsidRPr="00822C2B">
        <w:rPr>
          <w:rFonts w:ascii="Courier New" w:hAnsi="Courier New" w:cs="Courier New"/>
        </w:rPr>
        <w:t>ospf</w:t>
      </w:r>
      <w:proofErr w:type="spellEnd"/>
      <w:r w:rsidRPr="00822C2B">
        <w:rPr>
          <w:rFonts w:ascii="Courier New" w:hAnsi="Courier New" w:cs="Courier New"/>
        </w:rPr>
        <w:t xml:space="preserve"> 1 area 1</w:t>
      </w:r>
    </w:p>
    <w:p w14:paraId="5AE11E0E" w14:textId="7554EB38"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negotiation auto</w:t>
      </w:r>
    </w:p>
    <w:p w14:paraId="094AE12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lastRenderedPageBreak/>
        <w:t>interface GigabitEthernet0/0/1</w:t>
      </w:r>
    </w:p>
    <w:p w14:paraId="18ACFF8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address 10.0.1.1 255.255.255.252</w:t>
      </w:r>
    </w:p>
    <w:p w14:paraId="3FD457E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w:t>
      </w:r>
      <w:proofErr w:type="spellStart"/>
      <w:r w:rsidRPr="00822C2B">
        <w:rPr>
          <w:rFonts w:ascii="Courier New" w:hAnsi="Courier New" w:cs="Courier New"/>
        </w:rPr>
        <w:t>ospf</w:t>
      </w:r>
      <w:proofErr w:type="spellEnd"/>
      <w:r w:rsidRPr="00822C2B">
        <w:rPr>
          <w:rFonts w:ascii="Courier New" w:hAnsi="Courier New" w:cs="Courier New"/>
        </w:rPr>
        <w:t xml:space="preserve"> 1 area 1</w:t>
      </w:r>
    </w:p>
    <w:p w14:paraId="503E168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negotiation auto</w:t>
      </w:r>
    </w:p>
    <w:p w14:paraId="78F34DC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address 2001:DB8:1:1::1/64</w:t>
      </w:r>
    </w:p>
    <w:p w14:paraId="566E5861" w14:textId="2C49EAE2"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w:t>
      </w:r>
      <w:proofErr w:type="spellStart"/>
      <w:r w:rsidRPr="00822C2B">
        <w:rPr>
          <w:rFonts w:ascii="Courier New" w:hAnsi="Courier New" w:cs="Courier New"/>
        </w:rPr>
        <w:t>ospf</w:t>
      </w:r>
      <w:proofErr w:type="spellEnd"/>
      <w:r w:rsidRPr="00822C2B">
        <w:rPr>
          <w:rFonts w:ascii="Courier New" w:hAnsi="Courier New" w:cs="Courier New"/>
        </w:rPr>
        <w:t xml:space="preserve"> 1 area 1</w:t>
      </w:r>
    </w:p>
    <w:p w14:paraId="6241696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Serial0/1/0</w:t>
      </w:r>
    </w:p>
    <w:p w14:paraId="0274E73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480779B9" w14:textId="53D5F3E3"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shutdown</w:t>
      </w:r>
    </w:p>
    <w:p w14:paraId="61D57C8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Serial0/1/1</w:t>
      </w:r>
    </w:p>
    <w:p w14:paraId="561659F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479E049C" w14:textId="158712B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shutdown</w:t>
      </w:r>
    </w:p>
    <w:p w14:paraId="1423A5A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GigabitEthernet0/2/0</w:t>
      </w:r>
    </w:p>
    <w:p w14:paraId="3697788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6BF779A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shutdown</w:t>
      </w:r>
    </w:p>
    <w:p w14:paraId="38693742" w14:textId="44E6DD3D"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negotiation auto</w:t>
      </w:r>
    </w:p>
    <w:p w14:paraId="3779A11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GigabitEthernet0/2/1</w:t>
      </w:r>
    </w:p>
    <w:p w14:paraId="5024C49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2D96D6A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shutdown</w:t>
      </w:r>
    </w:p>
    <w:p w14:paraId="4985985B" w14:textId="4307AFA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negotiation auto</w:t>
      </w:r>
    </w:p>
    <w:p w14:paraId="2532B12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GigabitEthernet0</w:t>
      </w:r>
    </w:p>
    <w:p w14:paraId="24C2F3B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vrf</w:t>
      </w:r>
      <w:proofErr w:type="spellEnd"/>
      <w:r w:rsidRPr="00822C2B">
        <w:rPr>
          <w:rFonts w:ascii="Courier New" w:hAnsi="Courier New" w:cs="Courier New"/>
        </w:rPr>
        <w:t xml:space="preserve"> forwarding </w:t>
      </w:r>
      <w:proofErr w:type="spellStart"/>
      <w:r w:rsidRPr="00822C2B">
        <w:rPr>
          <w:rFonts w:ascii="Courier New" w:hAnsi="Courier New" w:cs="Courier New"/>
        </w:rPr>
        <w:t>Mgmt-intf</w:t>
      </w:r>
      <w:proofErr w:type="spellEnd"/>
    </w:p>
    <w:p w14:paraId="660BB4E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6A28C9F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shutdown</w:t>
      </w:r>
    </w:p>
    <w:p w14:paraId="4081449D" w14:textId="1F106B2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negotiation auto</w:t>
      </w:r>
    </w:p>
    <w:p w14:paraId="3A320AF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router ospfv3 1</w:t>
      </w:r>
    </w:p>
    <w:p w14:paraId="1761B72F" w14:textId="1C948E21"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router-</w:t>
      </w:r>
      <w:proofErr w:type="gramStart"/>
      <w:r w:rsidRPr="00822C2B">
        <w:rPr>
          <w:rFonts w:ascii="Courier New" w:hAnsi="Courier New" w:cs="Courier New"/>
        </w:rPr>
        <w:t>id</w:t>
      </w:r>
      <w:proofErr w:type="gramEnd"/>
      <w:r w:rsidRPr="00822C2B">
        <w:rPr>
          <w:rFonts w:ascii="Courier New" w:hAnsi="Courier New" w:cs="Courier New"/>
        </w:rPr>
        <w:t xml:space="preserve"> 1.1.1.1</w:t>
      </w:r>
    </w:p>
    <w:p w14:paraId="1ABD493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address-family ipv6 unicast</w:t>
      </w:r>
    </w:p>
    <w:p w14:paraId="6AAE6CD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area 1 virtual-link 5.5.5.5</w:t>
      </w:r>
    </w:p>
    <w:p w14:paraId="6D59FDBB" w14:textId="6FFA8319"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exit-address-family</w:t>
      </w:r>
    </w:p>
    <w:p w14:paraId="3067D9E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router </w:t>
      </w:r>
      <w:proofErr w:type="spellStart"/>
      <w:r w:rsidRPr="00822C2B">
        <w:rPr>
          <w:rFonts w:ascii="Courier New" w:hAnsi="Courier New" w:cs="Courier New"/>
        </w:rPr>
        <w:t>ospf</w:t>
      </w:r>
      <w:proofErr w:type="spellEnd"/>
      <w:r w:rsidRPr="00822C2B">
        <w:rPr>
          <w:rFonts w:ascii="Courier New" w:hAnsi="Courier New" w:cs="Courier New"/>
        </w:rPr>
        <w:t xml:space="preserve"> 1</w:t>
      </w:r>
    </w:p>
    <w:p w14:paraId="1B2067F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router-</w:t>
      </w:r>
      <w:proofErr w:type="gramStart"/>
      <w:r w:rsidRPr="00822C2B">
        <w:rPr>
          <w:rFonts w:ascii="Courier New" w:hAnsi="Courier New" w:cs="Courier New"/>
        </w:rPr>
        <w:t>id</w:t>
      </w:r>
      <w:proofErr w:type="gramEnd"/>
      <w:r w:rsidRPr="00822C2B">
        <w:rPr>
          <w:rFonts w:ascii="Courier New" w:hAnsi="Courier New" w:cs="Courier New"/>
        </w:rPr>
        <w:t xml:space="preserve"> 1.1.1.1</w:t>
      </w:r>
    </w:p>
    <w:p w14:paraId="4542174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area 1 virtual-link 5.5.5.5</w:t>
      </w:r>
    </w:p>
    <w:p w14:paraId="138495E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network 10.255.0.1 0.0.0.0 area 0</w:t>
      </w:r>
    </w:p>
    <w:p w14:paraId="607789D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network 172.16.1.0 0.0.0.255 area 1</w:t>
      </w:r>
    </w:p>
    <w:p w14:paraId="698466F3" w14:textId="1B38BB5C"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network 172.16.2.0 0.0.0.255 area 0</w:t>
      </w:r>
    </w:p>
    <w:p w14:paraId="176E6F0B"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forward-protocol </w:t>
      </w:r>
      <w:proofErr w:type="spellStart"/>
      <w:r w:rsidRPr="00822C2B">
        <w:rPr>
          <w:rFonts w:ascii="Courier New" w:hAnsi="Courier New" w:cs="Courier New"/>
        </w:rPr>
        <w:t>nd</w:t>
      </w:r>
      <w:proofErr w:type="spellEnd"/>
    </w:p>
    <w:p w14:paraId="02A6A8A8"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http server</w:t>
      </w:r>
    </w:p>
    <w:p w14:paraId="4EA0D639"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http authentication local</w:t>
      </w:r>
    </w:p>
    <w:p w14:paraId="0B473476"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http </w:t>
      </w:r>
      <w:proofErr w:type="gramStart"/>
      <w:r w:rsidRPr="00822C2B">
        <w:rPr>
          <w:rFonts w:ascii="Courier New" w:hAnsi="Courier New" w:cs="Courier New"/>
        </w:rPr>
        <w:t>secure-server</w:t>
      </w:r>
      <w:proofErr w:type="gramEnd"/>
    </w:p>
    <w:p w14:paraId="45B43EA0"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w:t>
      </w:r>
      <w:proofErr w:type="spellStart"/>
      <w:r w:rsidRPr="00822C2B">
        <w:rPr>
          <w:rFonts w:ascii="Courier New" w:hAnsi="Courier New" w:cs="Courier New"/>
        </w:rPr>
        <w:t>tftp</w:t>
      </w:r>
      <w:proofErr w:type="spellEnd"/>
      <w:r w:rsidRPr="00822C2B">
        <w:rPr>
          <w:rFonts w:ascii="Courier New" w:hAnsi="Courier New" w:cs="Courier New"/>
        </w:rPr>
        <w:t xml:space="preserve"> source-interface GigabitEthernet0</w:t>
      </w:r>
    </w:p>
    <w:p w14:paraId="7BA7EB95" w14:textId="32A6BCA8" w:rsidR="00B03AD1" w:rsidRPr="00822C2B" w:rsidRDefault="00B03AD1" w:rsidP="00B03AD1">
      <w:pPr>
        <w:pStyle w:val="NoSpacing"/>
        <w:rPr>
          <w:rFonts w:ascii="Courier New" w:hAnsi="Courier New" w:cs="Courier New"/>
        </w:rPr>
      </w:pPr>
      <w:r w:rsidRPr="00822C2B">
        <w:rPr>
          <w:rFonts w:ascii="Courier New" w:hAnsi="Courier New" w:cs="Courier New"/>
        </w:rPr>
        <w:t>control-plane</w:t>
      </w:r>
    </w:p>
    <w:p w14:paraId="74059D7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line con 0</w:t>
      </w:r>
    </w:p>
    <w:p w14:paraId="16763B6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transport input none</w:t>
      </w:r>
    </w:p>
    <w:p w14:paraId="50D1337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stopbits</w:t>
      </w:r>
      <w:proofErr w:type="spellEnd"/>
      <w:r w:rsidRPr="00822C2B">
        <w:rPr>
          <w:rFonts w:ascii="Courier New" w:hAnsi="Courier New" w:cs="Courier New"/>
        </w:rPr>
        <w:t xml:space="preserve"> 1</w:t>
      </w:r>
    </w:p>
    <w:p w14:paraId="04B0F2D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line aux 0</w:t>
      </w:r>
    </w:p>
    <w:p w14:paraId="135FFC7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stopbits</w:t>
      </w:r>
      <w:proofErr w:type="spellEnd"/>
      <w:r w:rsidRPr="00822C2B">
        <w:rPr>
          <w:rFonts w:ascii="Courier New" w:hAnsi="Courier New" w:cs="Courier New"/>
        </w:rPr>
        <w:t xml:space="preserve"> 1</w:t>
      </w:r>
    </w:p>
    <w:p w14:paraId="64643D9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line </w:t>
      </w:r>
      <w:proofErr w:type="spellStart"/>
      <w:r w:rsidRPr="00822C2B">
        <w:rPr>
          <w:rFonts w:ascii="Courier New" w:hAnsi="Courier New" w:cs="Courier New"/>
        </w:rPr>
        <w:t>vty</w:t>
      </w:r>
      <w:proofErr w:type="spellEnd"/>
      <w:r w:rsidRPr="00822C2B">
        <w:rPr>
          <w:rFonts w:ascii="Courier New" w:hAnsi="Courier New" w:cs="Courier New"/>
        </w:rPr>
        <w:t xml:space="preserve"> 0 4</w:t>
      </w:r>
    </w:p>
    <w:p w14:paraId="5F941BC3" w14:textId="6E63B452"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login</w:t>
      </w:r>
    </w:p>
    <w:p w14:paraId="4FF9E28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end</w:t>
      </w:r>
    </w:p>
    <w:p w14:paraId="40734076" w14:textId="77777777" w:rsidR="00B03AD1" w:rsidRPr="00822C2B" w:rsidRDefault="00B03AD1" w:rsidP="00B03AD1">
      <w:pPr>
        <w:pStyle w:val="NoSpacing"/>
        <w:rPr>
          <w:rFonts w:ascii="Courier New" w:hAnsi="Courier New" w:cs="Courier New"/>
        </w:rPr>
      </w:pPr>
    </w:p>
    <w:p w14:paraId="207CC14A" w14:textId="77777777" w:rsidR="00B03AD1" w:rsidRPr="00822C2B" w:rsidRDefault="00B03AD1" w:rsidP="00B03AD1">
      <w:pPr>
        <w:pStyle w:val="NoSpacing"/>
        <w:rPr>
          <w:rFonts w:ascii="Courier New" w:hAnsi="Courier New" w:cs="Courier New"/>
        </w:rPr>
      </w:pPr>
    </w:p>
    <w:p w14:paraId="6D10063A" w14:textId="788A30CE" w:rsidR="00B03AD1" w:rsidRPr="00822C2B" w:rsidRDefault="00B03AD1" w:rsidP="00B03AD1">
      <w:pPr>
        <w:pStyle w:val="NoSpacing"/>
        <w:rPr>
          <w:rFonts w:ascii="Courier New" w:hAnsi="Courier New" w:cs="Courier New"/>
          <w:b/>
          <w:sz w:val="48"/>
          <w:szCs w:val="48"/>
          <w:u w:val="single"/>
        </w:rPr>
      </w:pPr>
      <w:r w:rsidRPr="00822C2B">
        <w:rPr>
          <w:rFonts w:ascii="Courier New" w:hAnsi="Courier New" w:cs="Courier New"/>
          <w:b/>
          <w:sz w:val="48"/>
          <w:szCs w:val="48"/>
          <w:u w:val="single"/>
        </w:rPr>
        <w:lastRenderedPageBreak/>
        <w:t>R2</w:t>
      </w:r>
    </w:p>
    <w:p w14:paraId="33857C27" w14:textId="74A4716B" w:rsidR="00AA6E23" w:rsidRPr="00822C2B" w:rsidRDefault="00B32810" w:rsidP="00B03AD1">
      <w:pPr>
        <w:pStyle w:val="NoSpacing"/>
        <w:rPr>
          <w:rFonts w:ascii="Courier New" w:hAnsi="Courier New" w:cs="Courier New"/>
          <w:b/>
          <w:sz w:val="48"/>
          <w:szCs w:val="48"/>
          <w:u w:val="single"/>
        </w:rPr>
      </w:pPr>
      <w:r w:rsidRPr="00822C2B">
        <w:rPr>
          <w:rFonts w:ascii="Courier New" w:hAnsi="Courier New" w:cs="Courier New"/>
          <w:b/>
          <w:noProof/>
          <w:sz w:val="48"/>
          <w:szCs w:val="48"/>
          <w:u w:val="single"/>
        </w:rPr>
        <w:drawing>
          <wp:inline distT="0" distB="0" distL="0" distR="0" wp14:anchorId="63A004C3" wp14:editId="514DC6F2">
            <wp:extent cx="4115118" cy="7720314"/>
            <wp:effectExtent l="0" t="0" r="0" b="0"/>
            <wp:docPr id="94040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02609" name=""/>
                    <pic:cNvPicPr/>
                  </pic:nvPicPr>
                  <pic:blipFill>
                    <a:blip r:embed="rId17"/>
                    <a:stretch>
                      <a:fillRect/>
                    </a:stretch>
                  </pic:blipFill>
                  <pic:spPr>
                    <a:xfrm>
                      <a:off x="0" y="0"/>
                      <a:ext cx="4120848" cy="7731064"/>
                    </a:xfrm>
                    <a:prstGeom prst="rect">
                      <a:avLst/>
                    </a:prstGeom>
                  </pic:spPr>
                </pic:pic>
              </a:graphicData>
            </a:graphic>
          </wp:inline>
        </w:drawing>
      </w:r>
    </w:p>
    <w:p w14:paraId="54782A16" w14:textId="31ABD61C" w:rsidR="00964D3E" w:rsidRPr="00822C2B" w:rsidRDefault="00964D3E" w:rsidP="00B03AD1">
      <w:pPr>
        <w:pStyle w:val="NoSpacing"/>
        <w:rPr>
          <w:rFonts w:ascii="Courier New" w:hAnsi="Courier New" w:cs="Courier New"/>
        </w:rPr>
      </w:pPr>
      <w:r w:rsidRPr="00822C2B">
        <w:rPr>
          <w:rFonts w:ascii="Courier New" w:hAnsi="Courier New" w:cs="Courier New"/>
          <w:noProof/>
        </w:rPr>
        <w:lastRenderedPageBreak/>
        <w:drawing>
          <wp:inline distT="0" distB="0" distL="0" distR="0" wp14:anchorId="2841C13F" wp14:editId="78AF01F9">
            <wp:extent cx="5943600" cy="1488440"/>
            <wp:effectExtent l="0" t="0" r="0" b="0"/>
            <wp:docPr id="95271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14004" name=""/>
                    <pic:cNvPicPr/>
                  </pic:nvPicPr>
                  <pic:blipFill>
                    <a:blip r:embed="rId18"/>
                    <a:stretch>
                      <a:fillRect/>
                    </a:stretch>
                  </pic:blipFill>
                  <pic:spPr>
                    <a:xfrm>
                      <a:off x="0" y="0"/>
                      <a:ext cx="5943600" cy="1488440"/>
                    </a:xfrm>
                    <a:prstGeom prst="rect">
                      <a:avLst/>
                    </a:prstGeom>
                  </pic:spPr>
                </pic:pic>
              </a:graphicData>
            </a:graphic>
          </wp:inline>
        </w:drawing>
      </w:r>
    </w:p>
    <w:p w14:paraId="1ACBD0D0" w14:textId="097479FA" w:rsidR="00B03AD1" w:rsidRPr="00822C2B" w:rsidRDefault="00B03AD1" w:rsidP="00B03AD1">
      <w:pPr>
        <w:pStyle w:val="NoSpacing"/>
        <w:rPr>
          <w:rFonts w:ascii="Courier New" w:hAnsi="Courier New" w:cs="Courier New"/>
        </w:rPr>
      </w:pPr>
      <w:r w:rsidRPr="00822C2B">
        <w:rPr>
          <w:rFonts w:ascii="Courier New" w:hAnsi="Courier New" w:cs="Courier New"/>
        </w:rPr>
        <w:t>version 16.9</w:t>
      </w:r>
    </w:p>
    <w:p w14:paraId="18168B3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service timestamps debug datetime msec</w:t>
      </w:r>
    </w:p>
    <w:p w14:paraId="33E773A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service timestamps log datetime msec</w:t>
      </w:r>
    </w:p>
    <w:p w14:paraId="514DA49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platform </w:t>
      </w:r>
      <w:proofErr w:type="spellStart"/>
      <w:r w:rsidRPr="00822C2B">
        <w:rPr>
          <w:rFonts w:ascii="Courier New" w:hAnsi="Courier New" w:cs="Courier New"/>
        </w:rPr>
        <w:t>qfp</w:t>
      </w:r>
      <w:proofErr w:type="spellEnd"/>
      <w:r w:rsidRPr="00822C2B">
        <w:rPr>
          <w:rFonts w:ascii="Courier New" w:hAnsi="Courier New" w:cs="Courier New"/>
        </w:rPr>
        <w:t xml:space="preserve"> utilization monitor load 80</w:t>
      </w:r>
    </w:p>
    <w:p w14:paraId="63CE4E9A" w14:textId="6EFA3AA3" w:rsidR="00B03AD1" w:rsidRPr="00822C2B" w:rsidRDefault="00B03AD1" w:rsidP="00B03AD1">
      <w:pPr>
        <w:pStyle w:val="NoSpacing"/>
        <w:rPr>
          <w:rFonts w:ascii="Courier New" w:hAnsi="Courier New" w:cs="Courier New"/>
        </w:rPr>
      </w:pPr>
      <w:r w:rsidRPr="00822C2B">
        <w:rPr>
          <w:rFonts w:ascii="Courier New" w:hAnsi="Courier New" w:cs="Courier New"/>
        </w:rPr>
        <w:t>platform punt-keepalive disable-kernel-core</w:t>
      </w:r>
    </w:p>
    <w:p w14:paraId="2EE83A4D" w14:textId="1C8AA851" w:rsidR="00B03AD1" w:rsidRPr="00822C2B" w:rsidRDefault="00B03AD1" w:rsidP="00B03AD1">
      <w:pPr>
        <w:pStyle w:val="NoSpacing"/>
        <w:rPr>
          <w:rFonts w:ascii="Courier New" w:hAnsi="Courier New" w:cs="Courier New"/>
        </w:rPr>
      </w:pPr>
      <w:proofErr w:type="gramStart"/>
      <w:r w:rsidRPr="00822C2B">
        <w:rPr>
          <w:rFonts w:ascii="Courier New" w:hAnsi="Courier New" w:cs="Courier New"/>
        </w:rPr>
        <w:t>hostname</w:t>
      </w:r>
      <w:proofErr w:type="gramEnd"/>
      <w:r w:rsidRPr="00822C2B">
        <w:rPr>
          <w:rFonts w:ascii="Courier New" w:hAnsi="Courier New" w:cs="Courier New"/>
        </w:rPr>
        <w:t xml:space="preserve"> R2</w:t>
      </w:r>
    </w:p>
    <w:p w14:paraId="1E115A6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boot-start-marker</w:t>
      </w:r>
    </w:p>
    <w:p w14:paraId="33E45E74" w14:textId="145C01CB" w:rsidR="00B03AD1" w:rsidRPr="00822C2B" w:rsidRDefault="00B03AD1" w:rsidP="00B03AD1">
      <w:pPr>
        <w:pStyle w:val="NoSpacing"/>
        <w:rPr>
          <w:rFonts w:ascii="Courier New" w:hAnsi="Courier New" w:cs="Courier New"/>
        </w:rPr>
      </w:pPr>
      <w:r w:rsidRPr="00822C2B">
        <w:rPr>
          <w:rFonts w:ascii="Courier New" w:hAnsi="Courier New" w:cs="Courier New"/>
        </w:rPr>
        <w:t>boot-end-marker</w:t>
      </w:r>
    </w:p>
    <w:p w14:paraId="67371ECF" w14:textId="66A1A398"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vrf</w:t>
      </w:r>
      <w:proofErr w:type="spellEnd"/>
      <w:r w:rsidRPr="00822C2B">
        <w:rPr>
          <w:rFonts w:ascii="Courier New" w:hAnsi="Courier New" w:cs="Courier New"/>
        </w:rPr>
        <w:t xml:space="preserve"> definition </w:t>
      </w:r>
      <w:proofErr w:type="spellStart"/>
      <w:r w:rsidRPr="00822C2B">
        <w:rPr>
          <w:rFonts w:ascii="Courier New" w:hAnsi="Courier New" w:cs="Courier New"/>
        </w:rPr>
        <w:t>Mgmt-intf</w:t>
      </w:r>
      <w:proofErr w:type="spellEnd"/>
    </w:p>
    <w:p w14:paraId="48A5D10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address-family ipv4</w:t>
      </w:r>
    </w:p>
    <w:p w14:paraId="62ECD23B" w14:textId="3CB75454"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exit-address-family</w:t>
      </w:r>
    </w:p>
    <w:p w14:paraId="324A053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address-family ipv6</w:t>
      </w:r>
    </w:p>
    <w:p w14:paraId="37457EF0" w14:textId="64328403"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exit-address-family</w:t>
      </w:r>
    </w:p>
    <w:p w14:paraId="002380E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no </w:t>
      </w:r>
      <w:proofErr w:type="spellStart"/>
      <w:r w:rsidRPr="00822C2B">
        <w:rPr>
          <w:rFonts w:ascii="Courier New" w:hAnsi="Courier New" w:cs="Courier New"/>
        </w:rPr>
        <w:t>aaa</w:t>
      </w:r>
      <w:proofErr w:type="spellEnd"/>
      <w:r w:rsidRPr="00822C2B">
        <w:rPr>
          <w:rFonts w:ascii="Courier New" w:hAnsi="Courier New" w:cs="Courier New"/>
        </w:rPr>
        <w:t xml:space="preserve"> </w:t>
      </w:r>
      <w:proofErr w:type="gramStart"/>
      <w:r w:rsidRPr="00822C2B">
        <w:rPr>
          <w:rFonts w:ascii="Courier New" w:hAnsi="Courier New" w:cs="Courier New"/>
        </w:rPr>
        <w:t>new-model</w:t>
      </w:r>
      <w:proofErr w:type="gramEnd"/>
    </w:p>
    <w:p w14:paraId="7580AEF2" w14:textId="08A426FF" w:rsidR="00B03AD1" w:rsidRPr="00822C2B" w:rsidRDefault="00B03AD1" w:rsidP="00B03AD1">
      <w:pPr>
        <w:pStyle w:val="NoSpacing"/>
        <w:rPr>
          <w:rFonts w:ascii="Courier New" w:hAnsi="Courier New" w:cs="Courier New"/>
        </w:rPr>
      </w:pPr>
      <w:r w:rsidRPr="00822C2B">
        <w:rPr>
          <w:rFonts w:ascii="Courier New" w:hAnsi="Courier New" w:cs="Courier New"/>
        </w:rPr>
        <w:t>login on-success log</w:t>
      </w:r>
    </w:p>
    <w:p w14:paraId="64C4647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subscriber templating</w:t>
      </w:r>
    </w:p>
    <w:p w14:paraId="5D4EE818"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vtp</w:t>
      </w:r>
      <w:proofErr w:type="spellEnd"/>
      <w:r w:rsidRPr="00822C2B">
        <w:rPr>
          <w:rFonts w:ascii="Courier New" w:hAnsi="Courier New" w:cs="Courier New"/>
        </w:rPr>
        <w:t xml:space="preserve"> domain cisco</w:t>
      </w:r>
    </w:p>
    <w:p w14:paraId="372AC9C5"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vtp</w:t>
      </w:r>
      <w:proofErr w:type="spellEnd"/>
      <w:r w:rsidRPr="00822C2B">
        <w:rPr>
          <w:rFonts w:ascii="Courier New" w:hAnsi="Courier New" w:cs="Courier New"/>
        </w:rPr>
        <w:t xml:space="preserve"> mode transparent</w:t>
      </w:r>
    </w:p>
    <w:p w14:paraId="7F8B575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ipv6 </w:t>
      </w:r>
      <w:proofErr w:type="gramStart"/>
      <w:r w:rsidRPr="00822C2B">
        <w:rPr>
          <w:rFonts w:ascii="Courier New" w:hAnsi="Courier New" w:cs="Courier New"/>
        </w:rPr>
        <w:t>unicast-routing</w:t>
      </w:r>
      <w:proofErr w:type="gramEnd"/>
    </w:p>
    <w:p w14:paraId="5634BD66" w14:textId="3E295992" w:rsidR="00B03AD1" w:rsidRPr="00822C2B" w:rsidRDefault="00B03AD1" w:rsidP="00B03AD1">
      <w:pPr>
        <w:pStyle w:val="NoSpacing"/>
        <w:rPr>
          <w:rFonts w:ascii="Courier New" w:hAnsi="Courier New" w:cs="Courier New"/>
        </w:rPr>
      </w:pPr>
      <w:r w:rsidRPr="00822C2B">
        <w:rPr>
          <w:rFonts w:ascii="Courier New" w:hAnsi="Courier New" w:cs="Courier New"/>
        </w:rPr>
        <w:t>multilink bundle-name authenticated</w:t>
      </w:r>
    </w:p>
    <w:p w14:paraId="4052CF9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crypto </w:t>
      </w:r>
      <w:proofErr w:type="spellStart"/>
      <w:r w:rsidRPr="00822C2B">
        <w:rPr>
          <w:rFonts w:ascii="Courier New" w:hAnsi="Courier New" w:cs="Courier New"/>
        </w:rPr>
        <w:t>pki</w:t>
      </w:r>
      <w:proofErr w:type="spellEnd"/>
      <w:r w:rsidRPr="00822C2B">
        <w:rPr>
          <w:rFonts w:ascii="Courier New" w:hAnsi="Courier New" w:cs="Courier New"/>
        </w:rPr>
        <w:t xml:space="preserve"> </w:t>
      </w:r>
      <w:proofErr w:type="spellStart"/>
      <w:r w:rsidRPr="00822C2B">
        <w:rPr>
          <w:rFonts w:ascii="Courier New" w:hAnsi="Courier New" w:cs="Courier New"/>
        </w:rPr>
        <w:t>trustpoint</w:t>
      </w:r>
      <w:proofErr w:type="spellEnd"/>
      <w:r w:rsidRPr="00822C2B">
        <w:rPr>
          <w:rFonts w:ascii="Courier New" w:hAnsi="Courier New" w:cs="Courier New"/>
        </w:rPr>
        <w:t xml:space="preserve"> TP-self-signed-4288135047</w:t>
      </w:r>
    </w:p>
    <w:p w14:paraId="43F1BB8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enrollment </w:t>
      </w:r>
      <w:proofErr w:type="spellStart"/>
      <w:proofErr w:type="gramStart"/>
      <w:r w:rsidRPr="00822C2B">
        <w:rPr>
          <w:rFonts w:ascii="Courier New" w:hAnsi="Courier New" w:cs="Courier New"/>
        </w:rPr>
        <w:t>selfsigned</w:t>
      </w:r>
      <w:proofErr w:type="spellEnd"/>
      <w:proofErr w:type="gramEnd"/>
    </w:p>
    <w:p w14:paraId="2BB3F95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subject-name </w:t>
      </w:r>
      <w:proofErr w:type="spellStart"/>
      <w:r w:rsidRPr="00822C2B">
        <w:rPr>
          <w:rFonts w:ascii="Courier New" w:hAnsi="Courier New" w:cs="Courier New"/>
        </w:rPr>
        <w:t>cn</w:t>
      </w:r>
      <w:proofErr w:type="spellEnd"/>
      <w:r w:rsidRPr="00822C2B">
        <w:rPr>
          <w:rFonts w:ascii="Courier New" w:hAnsi="Courier New" w:cs="Courier New"/>
        </w:rPr>
        <w:t>=IOS-Self-Signed-Certificate-4288135047</w:t>
      </w:r>
    </w:p>
    <w:p w14:paraId="3270790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revocation-check none</w:t>
      </w:r>
    </w:p>
    <w:p w14:paraId="3284C92E" w14:textId="261E9866"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rsakeypair</w:t>
      </w:r>
      <w:proofErr w:type="spellEnd"/>
      <w:r w:rsidRPr="00822C2B">
        <w:rPr>
          <w:rFonts w:ascii="Courier New" w:hAnsi="Courier New" w:cs="Courier New"/>
        </w:rPr>
        <w:t xml:space="preserve"> TP-self-signed-4288135047</w:t>
      </w:r>
    </w:p>
    <w:p w14:paraId="2B26AB6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crypto </w:t>
      </w:r>
      <w:proofErr w:type="spellStart"/>
      <w:r w:rsidRPr="00822C2B">
        <w:rPr>
          <w:rFonts w:ascii="Courier New" w:hAnsi="Courier New" w:cs="Courier New"/>
        </w:rPr>
        <w:t>pki</w:t>
      </w:r>
      <w:proofErr w:type="spellEnd"/>
      <w:r w:rsidRPr="00822C2B">
        <w:rPr>
          <w:rFonts w:ascii="Courier New" w:hAnsi="Courier New" w:cs="Courier New"/>
        </w:rPr>
        <w:t xml:space="preserve"> certificate chain TP-self-signed-4288135047</w:t>
      </w:r>
    </w:p>
    <w:p w14:paraId="058B338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certificate self-signed 01</w:t>
      </w:r>
    </w:p>
    <w:p w14:paraId="4844FEC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30820330 30820218 A0030201 02020101 300D0609 2A864886 F70D0101 05050030</w:t>
      </w:r>
    </w:p>
    <w:p w14:paraId="19EF541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31312F30 2D060355 04031326 494F532D 53656C66 2D536967 6E65642D 43657274</w:t>
      </w:r>
    </w:p>
    <w:p w14:paraId="0D78CAF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69666963 6174652D 34323838 31333530 3437301E 170D3236 30393134 31373339</w:t>
      </w:r>
    </w:p>
    <w:p w14:paraId="6E1062A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34395A17 0D333030 31303130 30303030 305A3031 312F302D 06035504 03132649</w:t>
      </w:r>
    </w:p>
    <w:p w14:paraId="05A5FF4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4F532D53 656C662D 5369676E 65642D43 65727469 66696361 74652D34 32383831</w:t>
      </w:r>
    </w:p>
    <w:p w14:paraId="4C3F39C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33353034 37308201 22300D06 092A8648 86F70D01 01010500 0382010F 00308201</w:t>
      </w:r>
    </w:p>
    <w:p w14:paraId="30998D1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0A028201 0100AAE2 03AF5880 8FD4E2FE D25EE8A4 774C6C67 DDA2BE02 4D31D156</w:t>
      </w:r>
    </w:p>
    <w:p w14:paraId="0DC5C15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lastRenderedPageBreak/>
        <w:t xml:space="preserve">  5B6DAF42 951594FF 8BBDABDE 0069E4B0 D458553F 8CFE4A78 08849EE8 9BED9FC9</w:t>
      </w:r>
    </w:p>
    <w:p w14:paraId="7696B2E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C0506426 776AF982 66746E94 4C67E81B 56E51C64 784A6C59 29E37A84 0539D852</w:t>
      </w:r>
    </w:p>
    <w:p w14:paraId="0E59CCF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B09C017D 1011B36F 6F91755A AAEBE86B EAE4ECAC 2B1450C8 923BB4BB 572FCADC</w:t>
      </w:r>
    </w:p>
    <w:p w14:paraId="2617F39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5AC8BB7F 424E644C CAD9E091 3D20FB56 0BAAD40B 98A2AD9D 42DF9C39 D0811E05</w:t>
      </w:r>
    </w:p>
    <w:p w14:paraId="7FE9EBD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E89CD1ED 720C1E81 97946E13 2505936F 634DC55A 8F759A0F 09D459B4 13605A5F</w:t>
      </w:r>
    </w:p>
    <w:p w14:paraId="4C0938B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FFD13F15 B4519DAB D87DAF43 B4E1414F 1E04642B EFDE0F70 F70D147F 5534954C</w:t>
      </w:r>
    </w:p>
    <w:p w14:paraId="18D2E6A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0BD13E4F 9A19D902 1997D686 A52D40F7 2822ED9B AECD225B 9399CF08 6D785A3D</w:t>
      </w:r>
    </w:p>
    <w:p w14:paraId="6DE78AC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0EDDEE16 93AF0203 010001A3 53305130 0F060355 1D130101 FF040530 030101FF</w:t>
      </w:r>
    </w:p>
    <w:p w14:paraId="66C2F22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301F0603 551D2304 18301680 144F1C24 21158BDF 13A3DEFE 85D2B54D 7BCD967D</w:t>
      </w:r>
    </w:p>
    <w:p w14:paraId="5FD03BC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49301D06 03551D0E 04160414 4F1C2421 158BDF13 A3DEFE85 D2B54D7B CD967D49</w:t>
      </w:r>
    </w:p>
    <w:p w14:paraId="5292F07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300D0609 2A864886 F70D0101 05050003 82010100 8CA4C3E4 9A464D89 260E6E99</w:t>
      </w:r>
    </w:p>
    <w:p w14:paraId="6A1F68D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B8E427B3 6450E1E0 DA2E3983 961E33F2 C158D7AC E7168DA2 C158DDCE B1CCF6AC</w:t>
      </w:r>
    </w:p>
    <w:p w14:paraId="5205934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FB9B725C 1A30D5E5 6BE64A61 3E1C884D 070F7F99 34DEBA5F 88CCA035 617EF401</w:t>
      </w:r>
    </w:p>
    <w:p w14:paraId="3AF0448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38231161 817E3186 B1711537 A9FCA13B D6FF4F7D 9A030388 826D421E DE80194E</w:t>
      </w:r>
    </w:p>
    <w:p w14:paraId="2E8246F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723BC6F9 DC28ED90 70D76306 0D4BA71A 52B6D2E3 ECC14ED6 9A8D82DF 5686AD60</w:t>
      </w:r>
    </w:p>
    <w:p w14:paraId="56EA1E1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A62019AA 6C932292 248630A3 2A0C48A5 2EC17A3B 63FE3522 C4609395 4DDA7A99</w:t>
      </w:r>
    </w:p>
    <w:p w14:paraId="6E92464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3A7B7FE6 16729705 10F447F8 E47765F9 1A174E7E F1843D9E 24F6190A 83C43706</w:t>
      </w:r>
    </w:p>
    <w:p w14:paraId="7C9FFD4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1CECE820 ECCE57C5 A3565DB1 3ECC10B2 A1773A25 FEED9F12 477892FC E4A6E849</w:t>
      </w:r>
    </w:p>
    <w:p w14:paraId="20C41F4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56A4A697 6C8ABB1A D9C8E332 C377B50D D96E381D</w:t>
      </w:r>
    </w:p>
    <w:p w14:paraId="36D5D408" w14:textId="4F0A067B"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quit</w:t>
      </w:r>
    </w:p>
    <w:p w14:paraId="4433F59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license </w:t>
      </w:r>
      <w:proofErr w:type="spellStart"/>
      <w:r w:rsidRPr="00822C2B">
        <w:rPr>
          <w:rFonts w:ascii="Courier New" w:hAnsi="Courier New" w:cs="Courier New"/>
        </w:rPr>
        <w:t>udi</w:t>
      </w:r>
      <w:proofErr w:type="spellEnd"/>
      <w:r w:rsidRPr="00822C2B">
        <w:rPr>
          <w:rFonts w:ascii="Courier New" w:hAnsi="Courier New" w:cs="Courier New"/>
        </w:rPr>
        <w:t xml:space="preserve"> </w:t>
      </w:r>
      <w:proofErr w:type="spellStart"/>
      <w:r w:rsidRPr="00822C2B">
        <w:rPr>
          <w:rFonts w:ascii="Courier New" w:hAnsi="Courier New" w:cs="Courier New"/>
        </w:rPr>
        <w:t>pid</w:t>
      </w:r>
      <w:proofErr w:type="spellEnd"/>
      <w:r w:rsidRPr="00822C2B">
        <w:rPr>
          <w:rFonts w:ascii="Courier New" w:hAnsi="Courier New" w:cs="Courier New"/>
        </w:rPr>
        <w:t xml:space="preserve"> ISR4321/K9 </w:t>
      </w:r>
      <w:proofErr w:type="spellStart"/>
      <w:r w:rsidRPr="00822C2B">
        <w:rPr>
          <w:rFonts w:ascii="Courier New" w:hAnsi="Courier New" w:cs="Courier New"/>
        </w:rPr>
        <w:t>sn</w:t>
      </w:r>
      <w:proofErr w:type="spellEnd"/>
      <w:r w:rsidRPr="00822C2B">
        <w:rPr>
          <w:rFonts w:ascii="Courier New" w:hAnsi="Courier New" w:cs="Courier New"/>
        </w:rPr>
        <w:t xml:space="preserve"> FLM2406090M</w:t>
      </w:r>
    </w:p>
    <w:p w14:paraId="1862AFE1" w14:textId="77777777" w:rsidR="00B03AD1" w:rsidRPr="00822C2B" w:rsidRDefault="00B03AD1" w:rsidP="00B03AD1">
      <w:pPr>
        <w:pStyle w:val="NoSpacing"/>
        <w:rPr>
          <w:rFonts w:ascii="Courier New" w:hAnsi="Courier New" w:cs="Courier New"/>
        </w:rPr>
      </w:pPr>
      <w:proofErr w:type="gramStart"/>
      <w:r w:rsidRPr="00822C2B">
        <w:rPr>
          <w:rFonts w:ascii="Courier New" w:hAnsi="Courier New" w:cs="Courier New"/>
        </w:rPr>
        <w:t>no</w:t>
      </w:r>
      <w:proofErr w:type="gramEnd"/>
      <w:r w:rsidRPr="00822C2B">
        <w:rPr>
          <w:rFonts w:ascii="Courier New" w:hAnsi="Courier New" w:cs="Courier New"/>
        </w:rPr>
        <w:t xml:space="preserve"> license smart enable</w:t>
      </w:r>
    </w:p>
    <w:p w14:paraId="6FCA5DED" w14:textId="44F5568E" w:rsidR="00B03AD1" w:rsidRPr="00822C2B" w:rsidRDefault="00B03AD1" w:rsidP="00B03AD1">
      <w:pPr>
        <w:pStyle w:val="NoSpacing"/>
        <w:rPr>
          <w:rFonts w:ascii="Courier New" w:hAnsi="Courier New" w:cs="Courier New"/>
        </w:rPr>
      </w:pPr>
      <w:r w:rsidRPr="00822C2B">
        <w:rPr>
          <w:rFonts w:ascii="Courier New" w:hAnsi="Courier New" w:cs="Courier New"/>
        </w:rPr>
        <w:t>diagnostic bootup level minimal</w:t>
      </w:r>
    </w:p>
    <w:p w14:paraId="4440D202" w14:textId="434B2B89" w:rsidR="00B03AD1" w:rsidRPr="00822C2B" w:rsidRDefault="00B03AD1" w:rsidP="00B03AD1">
      <w:pPr>
        <w:pStyle w:val="NoSpacing"/>
        <w:rPr>
          <w:rFonts w:ascii="Courier New" w:hAnsi="Courier New" w:cs="Courier New"/>
        </w:rPr>
      </w:pPr>
      <w:r w:rsidRPr="00822C2B">
        <w:rPr>
          <w:rFonts w:ascii="Courier New" w:hAnsi="Courier New" w:cs="Courier New"/>
        </w:rPr>
        <w:t>spanning-tree extend system-id</w:t>
      </w:r>
    </w:p>
    <w:p w14:paraId="05C57D1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redundancy</w:t>
      </w:r>
    </w:p>
    <w:p w14:paraId="37FE557B" w14:textId="2552EA8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mode none</w:t>
      </w:r>
    </w:p>
    <w:p w14:paraId="3322190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Loopback0</w:t>
      </w:r>
    </w:p>
    <w:p w14:paraId="3E2767C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address 10.255.0.2 255.255.255.255</w:t>
      </w:r>
    </w:p>
    <w:p w14:paraId="08C6152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address 2001:DB</w:t>
      </w:r>
      <w:proofErr w:type="gramStart"/>
      <w:r w:rsidRPr="00822C2B">
        <w:rPr>
          <w:rFonts w:ascii="Courier New" w:hAnsi="Courier New" w:cs="Courier New"/>
        </w:rPr>
        <w:t>8:FEED::</w:t>
      </w:r>
      <w:proofErr w:type="gramEnd"/>
      <w:r w:rsidRPr="00822C2B">
        <w:rPr>
          <w:rFonts w:ascii="Courier New" w:hAnsi="Courier New" w:cs="Courier New"/>
        </w:rPr>
        <w:t>2/128</w:t>
      </w:r>
    </w:p>
    <w:p w14:paraId="6F7409EA" w14:textId="6047CC06"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ospfv3 1 ipv6 area 0</w:t>
      </w:r>
    </w:p>
    <w:p w14:paraId="51AD4EA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GigabitEthernet0/0/0</w:t>
      </w:r>
    </w:p>
    <w:p w14:paraId="00AED48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address 10.0.1.2 255.255.255.252</w:t>
      </w:r>
    </w:p>
    <w:p w14:paraId="4E1B140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w:t>
      </w:r>
      <w:proofErr w:type="spellStart"/>
      <w:r w:rsidRPr="00822C2B">
        <w:rPr>
          <w:rFonts w:ascii="Courier New" w:hAnsi="Courier New" w:cs="Courier New"/>
        </w:rPr>
        <w:t>ospf</w:t>
      </w:r>
      <w:proofErr w:type="spellEnd"/>
      <w:r w:rsidRPr="00822C2B">
        <w:rPr>
          <w:rFonts w:ascii="Courier New" w:hAnsi="Courier New" w:cs="Courier New"/>
        </w:rPr>
        <w:t xml:space="preserve"> 1 area 1</w:t>
      </w:r>
    </w:p>
    <w:p w14:paraId="7FDD49F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negotiation auto</w:t>
      </w:r>
    </w:p>
    <w:p w14:paraId="676B1E6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lastRenderedPageBreak/>
        <w:t xml:space="preserve"> ipv6 address 2001:DB8:1:</w:t>
      </w:r>
      <w:proofErr w:type="gramStart"/>
      <w:r w:rsidRPr="00822C2B">
        <w:rPr>
          <w:rFonts w:ascii="Courier New" w:hAnsi="Courier New" w:cs="Courier New"/>
        </w:rPr>
        <w:t>1::</w:t>
      </w:r>
      <w:proofErr w:type="gramEnd"/>
      <w:r w:rsidRPr="00822C2B">
        <w:rPr>
          <w:rFonts w:ascii="Courier New" w:hAnsi="Courier New" w:cs="Courier New"/>
        </w:rPr>
        <w:t>2/64</w:t>
      </w:r>
    </w:p>
    <w:p w14:paraId="378F32E0" w14:textId="6521A45C"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w:t>
      </w:r>
      <w:proofErr w:type="spellStart"/>
      <w:r w:rsidRPr="00822C2B">
        <w:rPr>
          <w:rFonts w:ascii="Courier New" w:hAnsi="Courier New" w:cs="Courier New"/>
        </w:rPr>
        <w:t>ospf</w:t>
      </w:r>
      <w:proofErr w:type="spellEnd"/>
      <w:r w:rsidRPr="00822C2B">
        <w:rPr>
          <w:rFonts w:ascii="Courier New" w:hAnsi="Courier New" w:cs="Courier New"/>
        </w:rPr>
        <w:t xml:space="preserve"> 1 area 1</w:t>
      </w:r>
    </w:p>
    <w:p w14:paraId="0B9F89D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GigabitEthernet0/0/1</w:t>
      </w:r>
    </w:p>
    <w:p w14:paraId="0277445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address 10.0.1.5 255.255.255.252</w:t>
      </w:r>
    </w:p>
    <w:p w14:paraId="348470A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w:t>
      </w:r>
      <w:proofErr w:type="spellStart"/>
      <w:r w:rsidRPr="00822C2B">
        <w:rPr>
          <w:rFonts w:ascii="Courier New" w:hAnsi="Courier New" w:cs="Courier New"/>
        </w:rPr>
        <w:t>ospf</w:t>
      </w:r>
      <w:proofErr w:type="spellEnd"/>
      <w:r w:rsidRPr="00822C2B">
        <w:rPr>
          <w:rFonts w:ascii="Courier New" w:hAnsi="Courier New" w:cs="Courier New"/>
        </w:rPr>
        <w:t xml:space="preserve"> 1 area 0</w:t>
      </w:r>
    </w:p>
    <w:p w14:paraId="57E37ED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negotiation auto</w:t>
      </w:r>
    </w:p>
    <w:p w14:paraId="4D86788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address 2001:DB8:1:</w:t>
      </w:r>
      <w:proofErr w:type="gramStart"/>
      <w:r w:rsidRPr="00822C2B">
        <w:rPr>
          <w:rFonts w:ascii="Courier New" w:hAnsi="Courier New" w:cs="Courier New"/>
        </w:rPr>
        <w:t>2::</w:t>
      </w:r>
      <w:proofErr w:type="gramEnd"/>
      <w:r w:rsidRPr="00822C2B">
        <w:rPr>
          <w:rFonts w:ascii="Courier New" w:hAnsi="Courier New" w:cs="Courier New"/>
        </w:rPr>
        <w:t>1/64</w:t>
      </w:r>
    </w:p>
    <w:p w14:paraId="7B572F92" w14:textId="6B824E0C"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w:t>
      </w:r>
      <w:proofErr w:type="spellStart"/>
      <w:r w:rsidRPr="00822C2B">
        <w:rPr>
          <w:rFonts w:ascii="Courier New" w:hAnsi="Courier New" w:cs="Courier New"/>
        </w:rPr>
        <w:t>ospf</w:t>
      </w:r>
      <w:proofErr w:type="spellEnd"/>
      <w:r w:rsidRPr="00822C2B">
        <w:rPr>
          <w:rFonts w:ascii="Courier New" w:hAnsi="Courier New" w:cs="Courier New"/>
        </w:rPr>
        <w:t xml:space="preserve"> 1 area 0</w:t>
      </w:r>
    </w:p>
    <w:p w14:paraId="5AC8E5D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Serial0/1/0</w:t>
      </w:r>
    </w:p>
    <w:p w14:paraId="6826D91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470EB3C5" w14:textId="4E6F9CB1"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shutdown</w:t>
      </w:r>
    </w:p>
    <w:p w14:paraId="1A1370A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Serial0/1/1</w:t>
      </w:r>
    </w:p>
    <w:p w14:paraId="76D643B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0C1E6790" w14:textId="747737E0"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shutdown</w:t>
      </w:r>
    </w:p>
    <w:p w14:paraId="0577C2E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GigabitEthernet0</w:t>
      </w:r>
    </w:p>
    <w:p w14:paraId="5E7CC54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vrf</w:t>
      </w:r>
      <w:proofErr w:type="spellEnd"/>
      <w:r w:rsidRPr="00822C2B">
        <w:rPr>
          <w:rFonts w:ascii="Courier New" w:hAnsi="Courier New" w:cs="Courier New"/>
        </w:rPr>
        <w:t xml:space="preserve"> forwarding </w:t>
      </w:r>
      <w:proofErr w:type="spellStart"/>
      <w:r w:rsidRPr="00822C2B">
        <w:rPr>
          <w:rFonts w:ascii="Courier New" w:hAnsi="Courier New" w:cs="Courier New"/>
        </w:rPr>
        <w:t>Mgmt-intf</w:t>
      </w:r>
      <w:proofErr w:type="spellEnd"/>
    </w:p>
    <w:p w14:paraId="73A7FDF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0EC6E52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shutdown</w:t>
      </w:r>
    </w:p>
    <w:p w14:paraId="71A9E2C4" w14:textId="693E655E"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negotiation auto</w:t>
      </w:r>
    </w:p>
    <w:p w14:paraId="1D6D693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router ospfv3 1</w:t>
      </w:r>
    </w:p>
    <w:p w14:paraId="549C2F04" w14:textId="6EEC8AEE"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router-id 2.2.2.2</w:t>
      </w:r>
    </w:p>
    <w:p w14:paraId="06C498B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address-family ipv6 unicast</w:t>
      </w:r>
    </w:p>
    <w:p w14:paraId="3F23DD1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area 1 virtual-link 4.4.4.4</w:t>
      </w:r>
    </w:p>
    <w:p w14:paraId="601484F2" w14:textId="290E11AA"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exit-address-family</w:t>
      </w:r>
    </w:p>
    <w:p w14:paraId="0E3D13B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router </w:t>
      </w:r>
      <w:proofErr w:type="spellStart"/>
      <w:r w:rsidRPr="00822C2B">
        <w:rPr>
          <w:rFonts w:ascii="Courier New" w:hAnsi="Courier New" w:cs="Courier New"/>
        </w:rPr>
        <w:t>ospf</w:t>
      </w:r>
      <w:proofErr w:type="spellEnd"/>
      <w:r w:rsidRPr="00822C2B">
        <w:rPr>
          <w:rFonts w:ascii="Courier New" w:hAnsi="Courier New" w:cs="Courier New"/>
        </w:rPr>
        <w:t xml:space="preserve"> 1</w:t>
      </w:r>
    </w:p>
    <w:p w14:paraId="5829A76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router-id 2.2.2.2</w:t>
      </w:r>
    </w:p>
    <w:p w14:paraId="5108BB9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area 1 virtual-link 4.4.4.4</w:t>
      </w:r>
    </w:p>
    <w:p w14:paraId="571081A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network 10.255.0.2 0.0.0.0 area 0</w:t>
      </w:r>
    </w:p>
    <w:p w14:paraId="2F4A53D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network 172.16.2.0 0.0.0.255 area 0</w:t>
      </w:r>
    </w:p>
    <w:p w14:paraId="3397181C" w14:textId="294C105E"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network 172.16.3.0 0.0.0.255 area 1</w:t>
      </w:r>
    </w:p>
    <w:p w14:paraId="4684C13D"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forward-protocol </w:t>
      </w:r>
      <w:proofErr w:type="spellStart"/>
      <w:r w:rsidRPr="00822C2B">
        <w:rPr>
          <w:rFonts w:ascii="Courier New" w:hAnsi="Courier New" w:cs="Courier New"/>
        </w:rPr>
        <w:t>nd</w:t>
      </w:r>
      <w:proofErr w:type="spellEnd"/>
    </w:p>
    <w:p w14:paraId="6DF61D8B"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http server</w:t>
      </w:r>
    </w:p>
    <w:p w14:paraId="15D85C47"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http authentication local</w:t>
      </w:r>
    </w:p>
    <w:p w14:paraId="2858D028"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http </w:t>
      </w:r>
      <w:proofErr w:type="gramStart"/>
      <w:r w:rsidRPr="00822C2B">
        <w:rPr>
          <w:rFonts w:ascii="Courier New" w:hAnsi="Courier New" w:cs="Courier New"/>
        </w:rPr>
        <w:t>secure-server</w:t>
      </w:r>
      <w:proofErr w:type="gramEnd"/>
    </w:p>
    <w:p w14:paraId="32238336" w14:textId="0899BF2E"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w:t>
      </w:r>
      <w:proofErr w:type="spellStart"/>
      <w:r w:rsidRPr="00822C2B">
        <w:rPr>
          <w:rFonts w:ascii="Courier New" w:hAnsi="Courier New" w:cs="Courier New"/>
        </w:rPr>
        <w:t>tftp</w:t>
      </w:r>
      <w:proofErr w:type="spellEnd"/>
      <w:r w:rsidRPr="00822C2B">
        <w:rPr>
          <w:rFonts w:ascii="Courier New" w:hAnsi="Courier New" w:cs="Courier New"/>
        </w:rPr>
        <w:t xml:space="preserve"> source-interface GigabitEthernet0</w:t>
      </w:r>
    </w:p>
    <w:p w14:paraId="0FED5B1F" w14:textId="099E3D43" w:rsidR="00B03AD1" w:rsidRPr="00822C2B" w:rsidRDefault="00B03AD1" w:rsidP="00B03AD1">
      <w:pPr>
        <w:pStyle w:val="NoSpacing"/>
        <w:rPr>
          <w:rFonts w:ascii="Courier New" w:hAnsi="Courier New" w:cs="Courier New"/>
        </w:rPr>
      </w:pPr>
      <w:r w:rsidRPr="00822C2B">
        <w:rPr>
          <w:rFonts w:ascii="Courier New" w:hAnsi="Courier New" w:cs="Courier New"/>
        </w:rPr>
        <w:t>control-plane</w:t>
      </w:r>
    </w:p>
    <w:p w14:paraId="1FCD63B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line con 0</w:t>
      </w:r>
    </w:p>
    <w:p w14:paraId="2576565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transport input none</w:t>
      </w:r>
    </w:p>
    <w:p w14:paraId="47DA332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stopbits</w:t>
      </w:r>
      <w:proofErr w:type="spellEnd"/>
      <w:r w:rsidRPr="00822C2B">
        <w:rPr>
          <w:rFonts w:ascii="Courier New" w:hAnsi="Courier New" w:cs="Courier New"/>
        </w:rPr>
        <w:t xml:space="preserve"> 1</w:t>
      </w:r>
    </w:p>
    <w:p w14:paraId="18E9FF5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line aux 0</w:t>
      </w:r>
    </w:p>
    <w:p w14:paraId="63F59D1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stopbits</w:t>
      </w:r>
      <w:proofErr w:type="spellEnd"/>
      <w:r w:rsidRPr="00822C2B">
        <w:rPr>
          <w:rFonts w:ascii="Courier New" w:hAnsi="Courier New" w:cs="Courier New"/>
        </w:rPr>
        <w:t xml:space="preserve"> 1</w:t>
      </w:r>
    </w:p>
    <w:p w14:paraId="6097AE0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line </w:t>
      </w:r>
      <w:proofErr w:type="spellStart"/>
      <w:r w:rsidRPr="00822C2B">
        <w:rPr>
          <w:rFonts w:ascii="Courier New" w:hAnsi="Courier New" w:cs="Courier New"/>
        </w:rPr>
        <w:t>vty</w:t>
      </w:r>
      <w:proofErr w:type="spellEnd"/>
      <w:r w:rsidRPr="00822C2B">
        <w:rPr>
          <w:rFonts w:ascii="Courier New" w:hAnsi="Courier New" w:cs="Courier New"/>
        </w:rPr>
        <w:t xml:space="preserve"> 0 4</w:t>
      </w:r>
    </w:p>
    <w:p w14:paraId="3E2078EF" w14:textId="27F1AB19"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login</w:t>
      </w:r>
    </w:p>
    <w:p w14:paraId="7ECC4BC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end</w:t>
      </w:r>
    </w:p>
    <w:p w14:paraId="7E84F5A6" w14:textId="77777777" w:rsidR="00B03AD1" w:rsidRPr="00822C2B" w:rsidRDefault="00B03AD1" w:rsidP="00B03AD1">
      <w:pPr>
        <w:pStyle w:val="NoSpacing"/>
        <w:rPr>
          <w:rFonts w:ascii="Courier New" w:hAnsi="Courier New" w:cs="Courier New"/>
        </w:rPr>
      </w:pPr>
    </w:p>
    <w:p w14:paraId="4DD0DD03" w14:textId="77777777" w:rsidR="00B03AD1" w:rsidRPr="00822C2B" w:rsidRDefault="00B03AD1" w:rsidP="00B03AD1">
      <w:pPr>
        <w:pStyle w:val="NoSpacing"/>
        <w:rPr>
          <w:rFonts w:ascii="Courier New" w:hAnsi="Courier New" w:cs="Courier New"/>
        </w:rPr>
      </w:pPr>
    </w:p>
    <w:p w14:paraId="60BB91BB" w14:textId="77777777" w:rsidR="00B03AD1" w:rsidRPr="00822C2B" w:rsidRDefault="00B03AD1" w:rsidP="00B03AD1">
      <w:pPr>
        <w:pStyle w:val="NoSpacing"/>
        <w:rPr>
          <w:rFonts w:ascii="Courier New" w:hAnsi="Courier New" w:cs="Courier New"/>
        </w:rPr>
      </w:pPr>
    </w:p>
    <w:p w14:paraId="16D2A461" w14:textId="77777777" w:rsidR="00B03AD1" w:rsidRPr="00822C2B" w:rsidRDefault="00B03AD1" w:rsidP="00B03AD1">
      <w:pPr>
        <w:pStyle w:val="NoSpacing"/>
        <w:rPr>
          <w:rFonts w:ascii="Courier New" w:hAnsi="Courier New" w:cs="Courier New"/>
        </w:rPr>
      </w:pPr>
    </w:p>
    <w:p w14:paraId="29F8D0DE" w14:textId="77777777" w:rsidR="00B03AD1" w:rsidRPr="00822C2B" w:rsidRDefault="00B03AD1" w:rsidP="00B03AD1">
      <w:pPr>
        <w:pStyle w:val="NoSpacing"/>
        <w:rPr>
          <w:rFonts w:ascii="Courier New" w:hAnsi="Courier New" w:cs="Courier New"/>
        </w:rPr>
      </w:pPr>
    </w:p>
    <w:p w14:paraId="49718DE5" w14:textId="77777777" w:rsidR="00B03AD1" w:rsidRPr="00822C2B" w:rsidRDefault="00B03AD1" w:rsidP="00B03AD1">
      <w:pPr>
        <w:pStyle w:val="NoSpacing"/>
        <w:rPr>
          <w:rFonts w:ascii="Courier New" w:hAnsi="Courier New" w:cs="Courier New"/>
        </w:rPr>
      </w:pPr>
    </w:p>
    <w:p w14:paraId="245D5B57" w14:textId="77777777" w:rsidR="00B03AD1" w:rsidRPr="00822C2B" w:rsidRDefault="00B03AD1" w:rsidP="00B03AD1">
      <w:pPr>
        <w:pStyle w:val="NoSpacing"/>
        <w:rPr>
          <w:rFonts w:ascii="Courier New" w:hAnsi="Courier New" w:cs="Courier New"/>
        </w:rPr>
      </w:pPr>
    </w:p>
    <w:p w14:paraId="2C85E795" w14:textId="77777777" w:rsidR="00B03AD1" w:rsidRPr="00822C2B" w:rsidRDefault="00B03AD1" w:rsidP="00B03AD1">
      <w:pPr>
        <w:pStyle w:val="NoSpacing"/>
        <w:rPr>
          <w:rFonts w:ascii="Courier New" w:hAnsi="Courier New" w:cs="Courier New"/>
        </w:rPr>
      </w:pPr>
    </w:p>
    <w:p w14:paraId="7992C389" w14:textId="40CB5594" w:rsidR="00A10003" w:rsidRPr="00822C2B" w:rsidRDefault="00B03AD1" w:rsidP="00B03AD1">
      <w:pPr>
        <w:pStyle w:val="NoSpacing"/>
        <w:rPr>
          <w:rFonts w:ascii="Courier New" w:hAnsi="Courier New" w:cs="Courier New"/>
          <w:b/>
          <w:sz w:val="48"/>
          <w:szCs w:val="48"/>
          <w:u w:val="single"/>
        </w:rPr>
      </w:pPr>
      <w:r w:rsidRPr="00822C2B">
        <w:rPr>
          <w:rFonts w:ascii="Courier New" w:hAnsi="Courier New" w:cs="Courier New"/>
          <w:b/>
          <w:sz w:val="48"/>
          <w:szCs w:val="48"/>
          <w:u w:val="single"/>
        </w:rPr>
        <w:lastRenderedPageBreak/>
        <w:t>R3</w:t>
      </w:r>
    </w:p>
    <w:p w14:paraId="3B010F30" w14:textId="38B482FC" w:rsidR="00A10003" w:rsidRPr="00822C2B" w:rsidRDefault="009215B7" w:rsidP="00B03AD1">
      <w:pPr>
        <w:pStyle w:val="NoSpacing"/>
        <w:rPr>
          <w:rFonts w:ascii="Courier New" w:hAnsi="Courier New" w:cs="Courier New"/>
          <w:sz w:val="48"/>
          <w:szCs w:val="48"/>
        </w:rPr>
      </w:pPr>
      <w:r w:rsidRPr="00822C2B">
        <w:rPr>
          <w:rFonts w:ascii="Courier New" w:hAnsi="Courier New" w:cs="Courier New"/>
          <w:noProof/>
          <w:sz w:val="48"/>
          <w:szCs w:val="48"/>
        </w:rPr>
        <w:drawing>
          <wp:inline distT="0" distB="0" distL="0" distR="0" wp14:anchorId="0011BC91" wp14:editId="66E13DA9">
            <wp:extent cx="4110133" cy="7656653"/>
            <wp:effectExtent l="0" t="0" r="5080" b="1905"/>
            <wp:docPr id="29644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45792" name=""/>
                    <pic:cNvPicPr/>
                  </pic:nvPicPr>
                  <pic:blipFill>
                    <a:blip r:embed="rId19"/>
                    <a:stretch>
                      <a:fillRect/>
                    </a:stretch>
                  </pic:blipFill>
                  <pic:spPr>
                    <a:xfrm>
                      <a:off x="0" y="0"/>
                      <a:ext cx="4113263" cy="7662484"/>
                    </a:xfrm>
                    <a:prstGeom prst="rect">
                      <a:avLst/>
                    </a:prstGeom>
                  </pic:spPr>
                </pic:pic>
              </a:graphicData>
            </a:graphic>
          </wp:inline>
        </w:drawing>
      </w:r>
    </w:p>
    <w:p w14:paraId="54ACAD94" w14:textId="3D67CD29" w:rsidR="009215B7" w:rsidRPr="00822C2B" w:rsidRDefault="00D330B1" w:rsidP="00B03AD1">
      <w:pPr>
        <w:pStyle w:val="NoSpacing"/>
        <w:rPr>
          <w:rFonts w:ascii="Courier New" w:hAnsi="Courier New" w:cs="Courier New"/>
        </w:rPr>
      </w:pPr>
      <w:r w:rsidRPr="00822C2B">
        <w:rPr>
          <w:rFonts w:ascii="Courier New" w:hAnsi="Courier New" w:cs="Courier New"/>
          <w:noProof/>
        </w:rPr>
        <w:lastRenderedPageBreak/>
        <w:drawing>
          <wp:inline distT="0" distB="0" distL="0" distR="0" wp14:anchorId="5236647A" wp14:editId="77007D59">
            <wp:extent cx="5943600" cy="1463675"/>
            <wp:effectExtent l="0" t="0" r="0" b="3175"/>
            <wp:docPr id="69574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42700" name=""/>
                    <pic:cNvPicPr/>
                  </pic:nvPicPr>
                  <pic:blipFill>
                    <a:blip r:embed="rId20"/>
                    <a:stretch>
                      <a:fillRect/>
                    </a:stretch>
                  </pic:blipFill>
                  <pic:spPr>
                    <a:xfrm>
                      <a:off x="0" y="0"/>
                      <a:ext cx="5943600" cy="1463675"/>
                    </a:xfrm>
                    <a:prstGeom prst="rect">
                      <a:avLst/>
                    </a:prstGeom>
                  </pic:spPr>
                </pic:pic>
              </a:graphicData>
            </a:graphic>
          </wp:inline>
        </w:drawing>
      </w:r>
    </w:p>
    <w:p w14:paraId="562A183C" w14:textId="7B3FABBF" w:rsidR="00B03AD1" w:rsidRPr="00822C2B" w:rsidRDefault="00B03AD1" w:rsidP="00B03AD1">
      <w:pPr>
        <w:pStyle w:val="NoSpacing"/>
        <w:rPr>
          <w:rFonts w:ascii="Courier New" w:hAnsi="Courier New" w:cs="Courier New"/>
        </w:rPr>
      </w:pPr>
      <w:r w:rsidRPr="00822C2B">
        <w:rPr>
          <w:rFonts w:ascii="Courier New" w:hAnsi="Courier New" w:cs="Courier New"/>
        </w:rPr>
        <w:t>version 16.9</w:t>
      </w:r>
    </w:p>
    <w:p w14:paraId="27F09A6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service timestamps debug datetime msec</w:t>
      </w:r>
    </w:p>
    <w:p w14:paraId="54611F4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service timestamps log datetime msec</w:t>
      </w:r>
    </w:p>
    <w:p w14:paraId="2CF93B1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platform </w:t>
      </w:r>
      <w:proofErr w:type="spellStart"/>
      <w:r w:rsidRPr="00822C2B">
        <w:rPr>
          <w:rFonts w:ascii="Courier New" w:hAnsi="Courier New" w:cs="Courier New"/>
        </w:rPr>
        <w:t>qfp</w:t>
      </w:r>
      <w:proofErr w:type="spellEnd"/>
      <w:r w:rsidRPr="00822C2B">
        <w:rPr>
          <w:rFonts w:ascii="Courier New" w:hAnsi="Courier New" w:cs="Courier New"/>
        </w:rPr>
        <w:t xml:space="preserve"> utilization monitor load 80</w:t>
      </w:r>
    </w:p>
    <w:p w14:paraId="4DDD4CE8" w14:textId="008ED50C" w:rsidR="00B03AD1" w:rsidRPr="00822C2B" w:rsidRDefault="00B03AD1" w:rsidP="00B03AD1">
      <w:pPr>
        <w:pStyle w:val="NoSpacing"/>
        <w:rPr>
          <w:rFonts w:ascii="Courier New" w:hAnsi="Courier New" w:cs="Courier New"/>
        </w:rPr>
      </w:pPr>
      <w:r w:rsidRPr="00822C2B">
        <w:rPr>
          <w:rFonts w:ascii="Courier New" w:hAnsi="Courier New" w:cs="Courier New"/>
        </w:rPr>
        <w:t>platform punt-keepalive disable-kernel-core</w:t>
      </w:r>
    </w:p>
    <w:p w14:paraId="46637547" w14:textId="0A1429FD" w:rsidR="00B03AD1" w:rsidRPr="00822C2B" w:rsidRDefault="00B03AD1" w:rsidP="00B03AD1">
      <w:pPr>
        <w:pStyle w:val="NoSpacing"/>
        <w:rPr>
          <w:rFonts w:ascii="Courier New" w:hAnsi="Courier New" w:cs="Courier New"/>
        </w:rPr>
      </w:pPr>
      <w:r w:rsidRPr="00822C2B">
        <w:rPr>
          <w:rFonts w:ascii="Courier New" w:hAnsi="Courier New" w:cs="Courier New"/>
        </w:rPr>
        <w:t>hostname R3</w:t>
      </w:r>
    </w:p>
    <w:p w14:paraId="7096F19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boot-start-marker</w:t>
      </w:r>
    </w:p>
    <w:p w14:paraId="39B6417C" w14:textId="7CFB9518" w:rsidR="00B03AD1" w:rsidRPr="00822C2B" w:rsidRDefault="00B03AD1" w:rsidP="00B03AD1">
      <w:pPr>
        <w:pStyle w:val="NoSpacing"/>
        <w:rPr>
          <w:rFonts w:ascii="Courier New" w:hAnsi="Courier New" w:cs="Courier New"/>
        </w:rPr>
      </w:pPr>
      <w:r w:rsidRPr="00822C2B">
        <w:rPr>
          <w:rFonts w:ascii="Courier New" w:hAnsi="Courier New" w:cs="Courier New"/>
        </w:rPr>
        <w:t>boot-end-marker</w:t>
      </w:r>
    </w:p>
    <w:p w14:paraId="7ABF2F42" w14:textId="0CC9079F"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vrf</w:t>
      </w:r>
      <w:proofErr w:type="spellEnd"/>
      <w:r w:rsidRPr="00822C2B">
        <w:rPr>
          <w:rFonts w:ascii="Courier New" w:hAnsi="Courier New" w:cs="Courier New"/>
        </w:rPr>
        <w:t xml:space="preserve"> definition </w:t>
      </w:r>
      <w:proofErr w:type="spellStart"/>
      <w:r w:rsidRPr="00822C2B">
        <w:rPr>
          <w:rFonts w:ascii="Courier New" w:hAnsi="Courier New" w:cs="Courier New"/>
        </w:rPr>
        <w:t>Mgmt-intf</w:t>
      </w:r>
      <w:proofErr w:type="spellEnd"/>
    </w:p>
    <w:p w14:paraId="1384EB3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address-family ipv4</w:t>
      </w:r>
    </w:p>
    <w:p w14:paraId="390A475B" w14:textId="4D12476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exit-address-family</w:t>
      </w:r>
    </w:p>
    <w:p w14:paraId="5A60491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address-family ipv6</w:t>
      </w:r>
    </w:p>
    <w:p w14:paraId="11915657" w14:textId="0DE269EC"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exit-address-family</w:t>
      </w:r>
    </w:p>
    <w:p w14:paraId="600668D6" w14:textId="3B267C8D" w:rsidR="00B03AD1" w:rsidRPr="00822C2B" w:rsidRDefault="00B03AD1" w:rsidP="00B03AD1">
      <w:pPr>
        <w:pStyle w:val="NoSpacing"/>
        <w:rPr>
          <w:rFonts w:ascii="Courier New" w:hAnsi="Courier New" w:cs="Courier New"/>
        </w:rPr>
      </w:pPr>
      <w:r w:rsidRPr="00822C2B">
        <w:rPr>
          <w:rFonts w:ascii="Courier New" w:hAnsi="Courier New" w:cs="Courier New"/>
        </w:rPr>
        <w:t xml:space="preserve">no </w:t>
      </w:r>
      <w:proofErr w:type="spellStart"/>
      <w:r w:rsidRPr="00822C2B">
        <w:rPr>
          <w:rFonts w:ascii="Courier New" w:hAnsi="Courier New" w:cs="Courier New"/>
        </w:rPr>
        <w:t>aaa</w:t>
      </w:r>
      <w:proofErr w:type="spellEnd"/>
      <w:r w:rsidRPr="00822C2B">
        <w:rPr>
          <w:rFonts w:ascii="Courier New" w:hAnsi="Courier New" w:cs="Courier New"/>
        </w:rPr>
        <w:t xml:space="preserve"> </w:t>
      </w:r>
      <w:proofErr w:type="gramStart"/>
      <w:r w:rsidRPr="00822C2B">
        <w:rPr>
          <w:rFonts w:ascii="Courier New" w:hAnsi="Courier New" w:cs="Courier New"/>
        </w:rPr>
        <w:t>new-model</w:t>
      </w:r>
      <w:proofErr w:type="gramEnd"/>
    </w:p>
    <w:p w14:paraId="31CF70D6" w14:textId="39862862" w:rsidR="00B03AD1" w:rsidRPr="00822C2B" w:rsidRDefault="00B03AD1" w:rsidP="00B03AD1">
      <w:pPr>
        <w:pStyle w:val="NoSpacing"/>
        <w:rPr>
          <w:rFonts w:ascii="Courier New" w:hAnsi="Courier New" w:cs="Courier New"/>
        </w:rPr>
      </w:pPr>
      <w:r w:rsidRPr="00822C2B">
        <w:rPr>
          <w:rFonts w:ascii="Courier New" w:hAnsi="Courier New" w:cs="Courier New"/>
        </w:rPr>
        <w:t>login on-success log</w:t>
      </w:r>
    </w:p>
    <w:p w14:paraId="7E287F4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subscriber templating</w:t>
      </w:r>
    </w:p>
    <w:p w14:paraId="72A6E5AF"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vtp</w:t>
      </w:r>
      <w:proofErr w:type="spellEnd"/>
      <w:r w:rsidRPr="00822C2B">
        <w:rPr>
          <w:rFonts w:ascii="Courier New" w:hAnsi="Courier New" w:cs="Courier New"/>
        </w:rPr>
        <w:t xml:space="preserve"> domain cisco</w:t>
      </w:r>
    </w:p>
    <w:p w14:paraId="07C65B32"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vtp</w:t>
      </w:r>
      <w:proofErr w:type="spellEnd"/>
      <w:r w:rsidRPr="00822C2B">
        <w:rPr>
          <w:rFonts w:ascii="Courier New" w:hAnsi="Courier New" w:cs="Courier New"/>
        </w:rPr>
        <w:t xml:space="preserve"> mode transparent</w:t>
      </w:r>
    </w:p>
    <w:p w14:paraId="5FA540F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ipv6 </w:t>
      </w:r>
      <w:proofErr w:type="gramStart"/>
      <w:r w:rsidRPr="00822C2B">
        <w:rPr>
          <w:rFonts w:ascii="Courier New" w:hAnsi="Courier New" w:cs="Courier New"/>
        </w:rPr>
        <w:t>unicast-routing</w:t>
      </w:r>
      <w:proofErr w:type="gramEnd"/>
    </w:p>
    <w:p w14:paraId="14436E11" w14:textId="75EC9A3A" w:rsidR="00B03AD1" w:rsidRPr="00822C2B" w:rsidRDefault="00B03AD1" w:rsidP="00B03AD1">
      <w:pPr>
        <w:pStyle w:val="NoSpacing"/>
        <w:rPr>
          <w:rFonts w:ascii="Courier New" w:hAnsi="Courier New" w:cs="Courier New"/>
        </w:rPr>
      </w:pPr>
      <w:r w:rsidRPr="00822C2B">
        <w:rPr>
          <w:rFonts w:ascii="Courier New" w:hAnsi="Courier New" w:cs="Courier New"/>
        </w:rPr>
        <w:t>multilink bundle-name authenticated</w:t>
      </w:r>
    </w:p>
    <w:p w14:paraId="79E2487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crypto </w:t>
      </w:r>
      <w:proofErr w:type="spellStart"/>
      <w:r w:rsidRPr="00822C2B">
        <w:rPr>
          <w:rFonts w:ascii="Courier New" w:hAnsi="Courier New" w:cs="Courier New"/>
        </w:rPr>
        <w:t>pki</w:t>
      </w:r>
      <w:proofErr w:type="spellEnd"/>
      <w:r w:rsidRPr="00822C2B">
        <w:rPr>
          <w:rFonts w:ascii="Courier New" w:hAnsi="Courier New" w:cs="Courier New"/>
        </w:rPr>
        <w:t xml:space="preserve"> </w:t>
      </w:r>
      <w:proofErr w:type="spellStart"/>
      <w:r w:rsidRPr="00822C2B">
        <w:rPr>
          <w:rFonts w:ascii="Courier New" w:hAnsi="Courier New" w:cs="Courier New"/>
        </w:rPr>
        <w:t>trustpoint</w:t>
      </w:r>
      <w:proofErr w:type="spellEnd"/>
      <w:r w:rsidRPr="00822C2B">
        <w:rPr>
          <w:rFonts w:ascii="Courier New" w:hAnsi="Courier New" w:cs="Courier New"/>
        </w:rPr>
        <w:t xml:space="preserve"> TP-self-signed-2951285168</w:t>
      </w:r>
    </w:p>
    <w:p w14:paraId="790298E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enrollment </w:t>
      </w:r>
      <w:proofErr w:type="spellStart"/>
      <w:proofErr w:type="gramStart"/>
      <w:r w:rsidRPr="00822C2B">
        <w:rPr>
          <w:rFonts w:ascii="Courier New" w:hAnsi="Courier New" w:cs="Courier New"/>
        </w:rPr>
        <w:t>selfsigned</w:t>
      </w:r>
      <w:proofErr w:type="spellEnd"/>
      <w:proofErr w:type="gramEnd"/>
    </w:p>
    <w:p w14:paraId="73AFCAA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subject-name </w:t>
      </w:r>
      <w:proofErr w:type="spellStart"/>
      <w:r w:rsidRPr="00822C2B">
        <w:rPr>
          <w:rFonts w:ascii="Courier New" w:hAnsi="Courier New" w:cs="Courier New"/>
        </w:rPr>
        <w:t>cn</w:t>
      </w:r>
      <w:proofErr w:type="spellEnd"/>
      <w:r w:rsidRPr="00822C2B">
        <w:rPr>
          <w:rFonts w:ascii="Courier New" w:hAnsi="Courier New" w:cs="Courier New"/>
        </w:rPr>
        <w:t>=IOS-Self-Signed-Certificate-2951285168</w:t>
      </w:r>
    </w:p>
    <w:p w14:paraId="39FD42B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revocation-check none</w:t>
      </w:r>
    </w:p>
    <w:p w14:paraId="77D0EDC8" w14:textId="7A28FF60"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rsakeypair</w:t>
      </w:r>
      <w:proofErr w:type="spellEnd"/>
      <w:r w:rsidRPr="00822C2B">
        <w:rPr>
          <w:rFonts w:ascii="Courier New" w:hAnsi="Courier New" w:cs="Courier New"/>
        </w:rPr>
        <w:t xml:space="preserve"> TP-self-signed-2951285168</w:t>
      </w:r>
    </w:p>
    <w:p w14:paraId="253F134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crypto </w:t>
      </w:r>
      <w:proofErr w:type="spellStart"/>
      <w:r w:rsidRPr="00822C2B">
        <w:rPr>
          <w:rFonts w:ascii="Courier New" w:hAnsi="Courier New" w:cs="Courier New"/>
        </w:rPr>
        <w:t>pki</w:t>
      </w:r>
      <w:proofErr w:type="spellEnd"/>
      <w:r w:rsidRPr="00822C2B">
        <w:rPr>
          <w:rFonts w:ascii="Courier New" w:hAnsi="Courier New" w:cs="Courier New"/>
        </w:rPr>
        <w:t xml:space="preserve"> certificate chain TP-self-signed-2951285168</w:t>
      </w:r>
    </w:p>
    <w:p w14:paraId="7FD3944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certificate self-signed 01</w:t>
      </w:r>
    </w:p>
    <w:p w14:paraId="72EC9A4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30820330 30820218 A0030201 02020101 300D0609 2A864886 F70D0101 05050030</w:t>
      </w:r>
    </w:p>
    <w:p w14:paraId="79E73CA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31312F30 2D060355 04031326 494F532D 53656C66 2D536967 6E65642D 43657274</w:t>
      </w:r>
    </w:p>
    <w:p w14:paraId="370FC38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69666963 6174652D 32393531 32383531 3638301E 170D3236 30393134 31383039</w:t>
      </w:r>
    </w:p>
    <w:p w14:paraId="72CD675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35395A17 0D333030 31303130 30303030 305A3031 312F302D 06035504 03132649</w:t>
      </w:r>
    </w:p>
    <w:p w14:paraId="4D0339A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4F532D53 656C662D 5369676E 65642D43 65727469 66696361 74652D32 39353132</w:t>
      </w:r>
    </w:p>
    <w:p w14:paraId="0FC7474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38353136 38308201 22300D06 092A8648 86F70D01 01010500 0382010F 00308201</w:t>
      </w:r>
    </w:p>
    <w:p w14:paraId="6B0674E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0A028201 0100D0F4 1ED61E6C 96123455 652236BC D78B034E 90D31E21 62BDECCA</w:t>
      </w:r>
    </w:p>
    <w:p w14:paraId="71C0141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lastRenderedPageBreak/>
        <w:t xml:space="preserve">  70F3F2A3 C9818F77 EB5726E8 1B535859 AA255971 1B59AA2D 04EE95F4 4D5FCCE4</w:t>
      </w:r>
    </w:p>
    <w:p w14:paraId="70CFA38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0A084860 28EE3EFE EBEE6118 01A4D9A2 71B6431E 51B9A791 5B02D333 67D26BD9</w:t>
      </w:r>
    </w:p>
    <w:p w14:paraId="68C13E8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464DDA11 A84F1A76 B12439CE 0A3B3208 4D8D534F A0BD9BAB 4DED70E6 26C0A4FF</w:t>
      </w:r>
    </w:p>
    <w:p w14:paraId="588945D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E567A7E1 03A8455E B06D5C89 0F19F4AF 623DE69A 3F4E2D12 F99AE6D4 9A102084</w:t>
      </w:r>
    </w:p>
    <w:p w14:paraId="254A3AA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97BDF7FE B1EC143C 85657E17 768F3552 B77FDEBD 2DB53D48 2BCB9B79 06FCE11E</w:t>
      </w:r>
    </w:p>
    <w:p w14:paraId="2BB8ECD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1EAA16E1 533AE851 FDFA5C76 78173DCA 01E7A68E A5B2BECF A1691669 A51188BF</w:t>
      </w:r>
    </w:p>
    <w:p w14:paraId="7061C0B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F771D3FC 9D3A069E 57F2233B 0D1B75F3 03FF2F38 A8D4DC57 0B14AEA6 32223300</w:t>
      </w:r>
    </w:p>
    <w:p w14:paraId="712B7F4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47A1FFA5 266F0203 010001A3 53305130 0F060355 1D130101 FF040530 030101FF</w:t>
      </w:r>
    </w:p>
    <w:p w14:paraId="2CBDB8C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301F0603 551D2304 18301680 1499AA82 7EBDB420 F4CF21E4 E443FEB7 497C6F7F</w:t>
      </w:r>
    </w:p>
    <w:p w14:paraId="056788B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55301D06 03551D0E 04160414 99AA827E BDB420F4 CF21E4E4 43FEB749 7C6F7F55</w:t>
      </w:r>
    </w:p>
    <w:p w14:paraId="6FF55C3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300D0609 2A864886 F70D0101 05050003 82010100 63E38458 8123F1B6 489B338F</w:t>
      </w:r>
    </w:p>
    <w:p w14:paraId="32E0054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10EB7A54 E3B5E406 274DF241 11BF5BF2 91F6FEC2 1843F86A 4BCABEB7 5CBF66A0</w:t>
      </w:r>
    </w:p>
    <w:p w14:paraId="5738018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EF532E9E 1A4AC585 79A41B7D 96723F7E 652E2F22 D8AD816F 8E3241CA D3B3E665</w:t>
      </w:r>
    </w:p>
    <w:p w14:paraId="1AA0B9B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DD528279 C956D43B 828C9BD1 2FCD3566 99B52D1B 3BCEF11B 77D4224D 71658E78</w:t>
      </w:r>
    </w:p>
    <w:p w14:paraId="2300A6F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40BF7581 CB19D374 F304B6AE 568CF07A F74E0947 49FE08B3 67069B73 9ACBFDD6</w:t>
      </w:r>
    </w:p>
    <w:p w14:paraId="6B1278F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75AC3B78 14947DCD 3FC7699A 9CDE111B 6029AC4D ACC7B6CC 14E02A05 30947808</w:t>
      </w:r>
    </w:p>
    <w:p w14:paraId="3EB7AC1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F0516D8B 9E15ACE6 64B51EC8 F2AEFBCC 15F2F78D FA21776C 9ED52D79 8F2E429E</w:t>
      </w:r>
    </w:p>
    <w:p w14:paraId="2752D5A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F2A21DF7 7F646301 140C8E6E DCDFA239 EF8A5BA7 E9F8AB85 1DAC5E4A 37990C26</w:t>
      </w:r>
    </w:p>
    <w:p w14:paraId="2FDAA6C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B6A752C4 E6E54AD8 ADA20ADC D64E3115 C2A019FF</w:t>
      </w:r>
    </w:p>
    <w:p w14:paraId="2C59CDBA" w14:textId="565E0863"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quit</w:t>
      </w:r>
    </w:p>
    <w:p w14:paraId="0C36206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license </w:t>
      </w:r>
      <w:proofErr w:type="spellStart"/>
      <w:r w:rsidRPr="00822C2B">
        <w:rPr>
          <w:rFonts w:ascii="Courier New" w:hAnsi="Courier New" w:cs="Courier New"/>
        </w:rPr>
        <w:t>udi</w:t>
      </w:r>
      <w:proofErr w:type="spellEnd"/>
      <w:r w:rsidRPr="00822C2B">
        <w:rPr>
          <w:rFonts w:ascii="Courier New" w:hAnsi="Courier New" w:cs="Courier New"/>
        </w:rPr>
        <w:t xml:space="preserve"> </w:t>
      </w:r>
      <w:proofErr w:type="spellStart"/>
      <w:r w:rsidRPr="00822C2B">
        <w:rPr>
          <w:rFonts w:ascii="Courier New" w:hAnsi="Courier New" w:cs="Courier New"/>
        </w:rPr>
        <w:t>pid</w:t>
      </w:r>
      <w:proofErr w:type="spellEnd"/>
      <w:r w:rsidRPr="00822C2B">
        <w:rPr>
          <w:rFonts w:ascii="Courier New" w:hAnsi="Courier New" w:cs="Courier New"/>
        </w:rPr>
        <w:t xml:space="preserve"> ISR4321/K9 </w:t>
      </w:r>
      <w:proofErr w:type="spellStart"/>
      <w:r w:rsidRPr="00822C2B">
        <w:rPr>
          <w:rFonts w:ascii="Courier New" w:hAnsi="Courier New" w:cs="Courier New"/>
        </w:rPr>
        <w:t>sn</w:t>
      </w:r>
      <w:proofErr w:type="spellEnd"/>
      <w:r w:rsidRPr="00822C2B">
        <w:rPr>
          <w:rFonts w:ascii="Courier New" w:hAnsi="Courier New" w:cs="Courier New"/>
        </w:rPr>
        <w:t xml:space="preserve"> FLM240608H7</w:t>
      </w:r>
    </w:p>
    <w:p w14:paraId="1386D6DC" w14:textId="77777777" w:rsidR="00B03AD1" w:rsidRPr="00822C2B" w:rsidRDefault="00B03AD1" w:rsidP="00B03AD1">
      <w:pPr>
        <w:pStyle w:val="NoSpacing"/>
        <w:rPr>
          <w:rFonts w:ascii="Courier New" w:hAnsi="Courier New" w:cs="Courier New"/>
        </w:rPr>
      </w:pPr>
      <w:proofErr w:type="gramStart"/>
      <w:r w:rsidRPr="00822C2B">
        <w:rPr>
          <w:rFonts w:ascii="Courier New" w:hAnsi="Courier New" w:cs="Courier New"/>
        </w:rPr>
        <w:t>no</w:t>
      </w:r>
      <w:proofErr w:type="gramEnd"/>
      <w:r w:rsidRPr="00822C2B">
        <w:rPr>
          <w:rFonts w:ascii="Courier New" w:hAnsi="Courier New" w:cs="Courier New"/>
        </w:rPr>
        <w:t xml:space="preserve"> license smart enable</w:t>
      </w:r>
    </w:p>
    <w:p w14:paraId="4B9E0EFD" w14:textId="75E6F5AC" w:rsidR="00B03AD1" w:rsidRPr="00822C2B" w:rsidRDefault="00B03AD1" w:rsidP="00B03AD1">
      <w:pPr>
        <w:pStyle w:val="NoSpacing"/>
        <w:rPr>
          <w:rFonts w:ascii="Courier New" w:hAnsi="Courier New" w:cs="Courier New"/>
        </w:rPr>
      </w:pPr>
      <w:r w:rsidRPr="00822C2B">
        <w:rPr>
          <w:rFonts w:ascii="Courier New" w:hAnsi="Courier New" w:cs="Courier New"/>
        </w:rPr>
        <w:t>diagnostic bootup level minimal</w:t>
      </w:r>
    </w:p>
    <w:p w14:paraId="3D12A0FB" w14:textId="728BD26D" w:rsidR="00B03AD1" w:rsidRPr="00822C2B" w:rsidRDefault="00B03AD1" w:rsidP="00B03AD1">
      <w:pPr>
        <w:pStyle w:val="NoSpacing"/>
        <w:rPr>
          <w:rFonts w:ascii="Courier New" w:hAnsi="Courier New" w:cs="Courier New"/>
        </w:rPr>
      </w:pPr>
      <w:r w:rsidRPr="00822C2B">
        <w:rPr>
          <w:rFonts w:ascii="Courier New" w:hAnsi="Courier New" w:cs="Courier New"/>
        </w:rPr>
        <w:t>spanning-tree extend system-id</w:t>
      </w:r>
    </w:p>
    <w:p w14:paraId="0EB697D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redundancy</w:t>
      </w:r>
    </w:p>
    <w:p w14:paraId="0DEC316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mode none</w:t>
      </w:r>
    </w:p>
    <w:p w14:paraId="39311B62" w14:textId="6FBA1122" w:rsidR="00B03AD1" w:rsidRPr="00822C2B" w:rsidRDefault="00B03AD1" w:rsidP="00B03AD1">
      <w:pPr>
        <w:pStyle w:val="NoSpacing"/>
        <w:rPr>
          <w:rFonts w:ascii="Courier New" w:hAnsi="Courier New" w:cs="Courier New"/>
        </w:rPr>
      </w:pPr>
    </w:p>
    <w:p w14:paraId="2BF450F3" w14:textId="503033DF" w:rsidR="00B03AD1" w:rsidRPr="00822C2B" w:rsidRDefault="00B03AD1" w:rsidP="00B03AD1">
      <w:pPr>
        <w:pStyle w:val="NoSpacing"/>
        <w:rPr>
          <w:rFonts w:ascii="Courier New" w:hAnsi="Courier New" w:cs="Courier New"/>
        </w:rPr>
      </w:pPr>
    </w:p>
    <w:p w14:paraId="56D245A7" w14:textId="6442C8DA" w:rsidR="00B03AD1" w:rsidRPr="00822C2B" w:rsidRDefault="00B03AD1" w:rsidP="00B03AD1">
      <w:pPr>
        <w:pStyle w:val="NoSpacing"/>
        <w:rPr>
          <w:rFonts w:ascii="Courier New" w:hAnsi="Courier New" w:cs="Courier New"/>
        </w:rPr>
      </w:pPr>
    </w:p>
    <w:p w14:paraId="5BC70D87" w14:textId="7120410A" w:rsidR="00B03AD1" w:rsidRPr="00822C2B" w:rsidRDefault="00B03AD1" w:rsidP="00B03AD1">
      <w:pPr>
        <w:pStyle w:val="NoSpacing"/>
        <w:rPr>
          <w:rFonts w:ascii="Courier New" w:hAnsi="Courier New" w:cs="Courier New"/>
        </w:rPr>
      </w:pPr>
    </w:p>
    <w:p w14:paraId="7E5EE987" w14:textId="7D6C0168" w:rsidR="00B03AD1" w:rsidRPr="00822C2B" w:rsidRDefault="00B03AD1" w:rsidP="00B03AD1">
      <w:pPr>
        <w:pStyle w:val="NoSpacing"/>
        <w:rPr>
          <w:rFonts w:ascii="Courier New" w:hAnsi="Courier New" w:cs="Courier New"/>
        </w:rPr>
      </w:pPr>
    </w:p>
    <w:p w14:paraId="1A31D90E" w14:textId="337EFED3" w:rsidR="00B03AD1" w:rsidRPr="00822C2B" w:rsidRDefault="00B03AD1" w:rsidP="00B03AD1">
      <w:pPr>
        <w:pStyle w:val="NoSpacing"/>
        <w:rPr>
          <w:rFonts w:ascii="Courier New" w:hAnsi="Courier New" w:cs="Courier New"/>
        </w:rPr>
      </w:pPr>
    </w:p>
    <w:p w14:paraId="0560AF0D" w14:textId="2A02AADD" w:rsidR="00B03AD1" w:rsidRPr="00822C2B" w:rsidRDefault="00B03AD1" w:rsidP="00B03AD1">
      <w:pPr>
        <w:pStyle w:val="NoSpacing"/>
        <w:rPr>
          <w:rFonts w:ascii="Courier New" w:hAnsi="Courier New" w:cs="Courier New"/>
        </w:rPr>
      </w:pPr>
    </w:p>
    <w:p w14:paraId="69284BB4" w14:textId="43619B54" w:rsidR="00B03AD1" w:rsidRPr="00822C2B" w:rsidRDefault="00B03AD1" w:rsidP="00B03AD1">
      <w:pPr>
        <w:pStyle w:val="NoSpacing"/>
        <w:rPr>
          <w:rFonts w:ascii="Courier New" w:hAnsi="Courier New" w:cs="Courier New"/>
        </w:rPr>
      </w:pPr>
    </w:p>
    <w:p w14:paraId="49ED2B4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lastRenderedPageBreak/>
        <w:t>interface Loopback0</w:t>
      </w:r>
    </w:p>
    <w:p w14:paraId="2AA147E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address 10.255.0.3 255.255.255.255</w:t>
      </w:r>
    </w:p>
    <w:p w14:paraId="085093A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address 2001:DB</w:t>
      </w:r>
      <w:proofErr w:type="gramStart"/>
      <w:r w:rsidRPr="00822C2B">
        <w:rPr>
          <w:rFonts w:ascii="Courier New" w:hAnsi="Courier New" w:cs="Courier New"/>
        </w:rPr>
        <w:t>8:FEED::</w:t>
      </w:r>
      <w:proofErr w:type="gramEnd"/>
      <w:r w:rsidRPr="00822C2B">
        <w:rPr>
          <w:rFonts w:ascii="Courier New" w:hAnsi="Courier New" w:cs="Courier New"/>
        </w:rPr>
        <w:t>3/128</w:t>
      </w:r>
    </w:p>
    <w:p w14:paraId="6FEEEB1C" w14:textId="50364A39"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ospfv3 1 ipv6 area 1</w:t>
      </w:r>
    </w:p>
    <w:p w14:paraId="3BBE746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GigabitEthernet0/0/0</w:t>
      </w:r>
    </w:p>
    <w:p w14:paraId="1483739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address 10.0.1.6 255.255.255.252</w:t>
      </w:r>
    </w:p>
    <w:p w14:paraId="11F67D9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w:t>
      </w:r>
      <w:proofErr w:type="spellStart"/>
      <w:r w:rsidRPr="00822C2B">
        <w:rPr>
          <w:rFonts w:ascii="Courier New" w:hAnsi="Courier New" w:cs="Courier New"/>
        </w:rPr>
        <w:t>ospf</w:t>
      </w:r>
      <w:proofErr w:type="spellEnd"/>
      <w:r w:rsidRPr="00822C2B">
        <w:rPr>
          <w:rFonts w:ascii="Courier New" w:hAnsi="Courier New" w:cs="Courier New"/>
        </w:rPr>
        <w:t xml:space="preserve"> 1 area 0</w:t>
      </w:r>
    </w:p>
    <w:p w14:paraId="383BD40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negotiation auto</w:t>
      </w:r>
    </w:p>
    <w:p w14:paraId="6A410A4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address 2001:DB8:1:</w:t>
      </w:r>
      <w:proofErr w:type="gramStart"/>
      <w:r w:rsidRPr="00822C2B">
        <w:rPr>
          <w:rFonts w:ascii="Courier New" w:hAnsi="Courier New" w:cs="Courier New"/>
        </w:rPr>
        <w:t>2::</w:t>
      </w:r>
      <w:proofErr w:type="gramEnd"/>
      <w:r w:rsidRPr="00822C2B">
        <w:rPr>
          <w:rFonts w:ascii="Courier New" w:hAnsi="Courier New" w:cs="Courier New"/>
        </w:rPr>
        <w:t>2/64</w:t>
      </w:r>
    </w:p>
    <w:p w14:paraId="4E0EBED8" w14:textId="4D6928B8"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w:t>
      </w:r>
      <w:proofErr w:type="spellStart"/>
      <w:r w:rsidRPr="00822C2B">
        <w:rPr>
          <w:rFonts w:ascii="Courier New" w:hAnsi="Courier New" w:cs="Courier New"/>
        </w:rPr>
        <w:t>ospf</w:t>
      </w:r>
      <w:proofErr w:type="spellEnd"/>
      <w:r w:rsidRPr="00822C2B">
        <w:rPr>
          <w:rFonts w:ascii="Courier New" w:hAnsi="Courier New" w:cs="Courier New"/>
        </w:rPr>
        <w:t xml:space="preserve"> 1 area 0</w:t>
      </w:r>
    </w:p>
    <w:p w14:paraId="26BC510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GigabitEthernet0/0/1</w:t>
      </w:r>
    </w:p>
    <w:p w14:paraId="217DCE0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address 10.0.0.1 255.255.255.252</w:t>
      </w:r>
    </w:p>
    <w:p w14:paraId="7256349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w:t>
      </w:r>
      <w:proofErr w:type="spellStart"/>
      <w:r w:rsidRPr="00822C2B">
        <w:rPr>
          <w:rFonts w:ascii="Courier New" w:hAnsi="Courier New" w:cs="Courier New"/>
        </w:rPr>
        <w:t>ospf</w:t>
      </w:r>
      <w:proofErr w:type="spellEnd"/>
      <w:r w:rsidRPr="00822C2B">
        <w:rPr>
          <w:rFonts w:ascii="Courier New" w:hAnsi="Courier New" w:cs="Courier New"/>
        </w:rPr>
        <w:t xml:space="preserve"> 1 area 0</w:t>
      </w:r>
    </w:p>
    <w:p w14:paraId="702B7DD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negotiation auto</w:t>
      </w:r>
    </w:p>
    <w:p w14:paraId="4F87489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address 2001:DB8:0:</w:t>
      </w:r>
      <w:proofErr w:type="gramStart"/>
      <w:r w:rsidRPr="00822C2B">
        <w:rPr>
          <w:rFonts w:ascii="Courier New" w:hAnsi="Courier New" w:cs="Courier New"/>
        </w:rPr>
        <w:t>1::</w:t>
      </w:r>
      <w:proofErr w:type="gramEnd"/>
      <w:r w:rsidRPr="00822C2B">
        <w:rPr>
          <w:rFonts w:ascii="Courier New" w:hAnsi="Courier New" w:cs="Courier New"/>
        </w:rPr>
        <w:t>1/64</w:t>
      </w:r>
    </w:p>
    <w:p w14:paraId="48B3A83A" w14:textId="4C2D0BD6"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w:t>
      </w:r>
      <w:proofErr w:type="spellStart"/>
      <w:r w:rsidRPr="00822C2B">
        <w:rPr>
          <w:rFonts w:ascii="Courier New" w:hAnsi="Courier New" w:cs="Courier New"/>
        </w:rPr>
        <w:t>ospf</w:t>
      </w:r>
      <w:proofErr w:type="spellEnd"/>
      <w:r w:rsidRPr="00822C2B">
        <w:rPr>
          <w:rFonts w:ascii="Courier New" w:hAnsi="Courier New" w:cs="Courier New"/>
        </w:rPr>
        <w:t xml:space="preserve"> 1 area 0</w:t>
      </w:r>
    </w:p>
    <w:p w14:paraId="2F4993F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Serial0/1/0</w:t>
      </w:r>
    </w:p>
    <w:p w14:paraId="34BE048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6D9A84FD" w14:textId="4F5850B4"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shutdown</w:t>
      </w:r>
    </w:p>
    <w:p w14:paraId="5BECC53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Serial0/1/1</w:t>
      </w:r>
    </w:p>
    <w:p w14:paraId="25577B3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4489A0BD" w14:textId="47E72CB5"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shutdown</w:t>
      </w:r>
    </w:p>
    <w:p w14:paraId="6EE8511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GigabitEthernet0</w:t>
      </w:r>
    </w:p>
    <w:p w14:paraId="617AF44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vrf</w:t>
      </w:r>
      <w:proofErr w:type="spellEnd"/>
      <w:r w:rsidRPr="00822C2B">
        <w:rPr>
          <w:rFonts w:ascii="Courier New" w:hAnsi="Courier New" w:cs="Courier New"/>
        </w:rPr>
        <w:t xml:space="preserve"> forwarding </w:t>
      </w:r>
      <w:proofErr w:type="spellStart"/>
      <w:r w:rsidRPr="00822C2B">
        <w:rPr>
          <w:rFonts w:ascii="Courier New" w:hAnsi="Courier New" w:cs="Courier New"/>
        </w:rPr>
        <w:t>Mgmt-intf</w:t>
      </w:r>
      <w:proofErr w:type="spellEnd"/>
    </w:p>
    <w:p w14:paraId="44FA58C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532CB65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shutdown</w:t>
      </w:r>
    </w:p>
    <w:p w14:paraId="65430900" w14:textId="378E31AB"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negotiation auto</w:t>
      </w:r>
    </w:p>
    <w:p w14:paraId="57BD218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router ospfv3 1</w:t>
      </w:r>
    </w:p>
    <w:p w14:paraId="106662C0" w14:textId="78403AF9"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router-id 3.3.3.3</w:t>
      </w:r>
    </w:p>
    <w:p w14:paraId="42E7151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address-family ipv6 unicast</w:t>
      </w:r>
    </w:p>
    <w:p w14:paraId="359ACEAE" w14:textId="394D3FB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exit-address-family</w:t>
      </w:r>
    </w:p>
    <w:p w14:paraId="0EF7C0C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router </w:t>
      </w:r>
      <w:proofErr w:type="spellStart"/>
      <w:r w:rsidRPr="00822C2B">
        <w:rPr>
          <w:rFonts w:ascii="Courier New" w:hAnsi="Courier New" w:cs="Courier New"/>
        </w:rPr>
        <w:t>ospf</w:t>
      </w:r>
      <w:proofErr w:type="spellEnd"/>
      <w:r w:rsidRPr="00822C2B">
        <w:rPr>
          <w:rFonts w:ascii="Courier New" w:hAnsi="Courier New" w:cs="Courier New"/>
        </w:rPr>
        <w:t xml:space="preserve"> 1</w:t>
      </w:r>
    </w:p>
    <w:p w14:paraId="51AC5F4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router-id 3.3.3.3</w:t>
      </w:r>
    </w:p>
    <w:p w14:paraId="5CCFE25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network 10.255.0.3 0.0.0.0 area 1</w:t>
      </w:r>
    </w:p>
    <w:p w14:paraId="2E2BCCC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network 172.16.1.0 0.0.0.255 area 1</w:t>
      </w:r>
    </w:p>
    <w:p w14:paraId="0FD33CDA" w14:textId="725B796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network 172.16.4.0 0.0.0.255 area 1</w:t>
      </w:r>
    </w:p>
    <w:p w14:paraId="35D21FE2"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forward-protocol </w:t>
      </w:r>
      <w:proofErr w:type="spellStart"/>
      <w:r w:rsidRPr="00822C2B">
        <w:rPr>
          <w:rFonts w:ascii="Courier New" w:hAnsi="Courier New" w:cs="Courier New"/>
        </w:rPr>
        <w:t>nd</w:t>
      </w:r>
      <w:proofErr w:type="spellEnd"/>
    </w:p>
    <w:p w14:paraId="591DECC7"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http server</w:t>
      </w:r>
    </w:p>
    <w:p w14:paraId="6C1179AA"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http authentication local</w:t>
      </w:r>
    </w:p>
    <w:p w14:paraId="757553C2"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http </w:t>
      </w:r>
      <w:proofErr w:type="gramStart"/>
      <w:r w:rsidRPr="00822C2B">
        <w:rPr>
          <w:rFonts w:ascii="Courier New" w:hAnsi="Courier New" w:cs="Courier New"/>
        </w:rPr>
        <w:t>secure-server</w:t>
      </w:r>
      <w:proofErr w:type="gramEnd"/>
    </w:p>
    <w:p w14:paraId="7A94E1CF" w14:textId="766FD9C3"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w:t>
      </w:r>
      <w:proofErr w:type="spellStart"/>
      <w:r w:rsidRPr="00822C2B">
        <w:rPr>
          <w:rFonts w:ascii="Courier New" w:hAnsi="Courier New" w:cs="Courier New"/>
        </w:rPr>
        <w:t>tftp</w:t>
      </w:r>
      <w:proofErr w:type="spellEnd"/>
      <w:r w:rsidRPr="00822C2B">
        <w:rPr>
          <w:rFonts w:ascii="Courier New" w:hAnsi="Courier New" w:cs="Courier New"/>
        </w:rPr>
        <w:t xml:space="preserve"> source-interface GigabitEthernet0</w:t>
      </w:r>
    </w:p>
    <w:p w14:paraId="36EB607C" w14:textId="07983024" w:rsidR="00B03AD1" w:rsidRPr="00822C2B" w:rsidRDefault="00B03AD1" w:rsidP="00B03AD1">
      <w:pPr>
        <w:pStyle w:val="NoSpacing"/>
        <w:rPr>
          <w:rFonts w:ascii="Courier New" w:hAnsi="Courier New" w:cs="Courier New"/>
        </w:rPr>
      </w:pPr>
      <w:r w:rsidRPr="00822C2B">
        <w:rPr>
          <w:rFonts w:ascii="Courier New" w:hAnsi="Courier New" w:cs="Courier New"/>
        </w:rPr>
        <w:t>control-plane</w:t>
      </w:r>
    </w:p>
    <w:p w14:paraId="7EE140F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line con 0</w:t>
      </w:r>
    </w:p>
    <w:p w14:paraId="2285843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transport input none</w:t>
      </w:r>
    </w:p>
    <w:p w14:paraId="772D247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stopbits</w:t>
      </w:r>
      <w:proofErr w:type="spellEnd"/>
      <w:r w:rsidRPr="00822C2B">
        <w:rPr>
          <w:rFonts w:ascii="Courier New" w:hAnsi="Courier New" w:cs="Courier New"/>
        </w:rPr>
        <w:t xml:space="preserve"> 1</w:t>
      </w:r>
    </w:p>
    <w:p w14:paraId="19DBD85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line aux 0</w:t>
      </w:r>
    </w:p>
    <w:p w14:paraId="2206908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stopbits</w:t>
      </w:r>
      <w:proofErr w:type="spellEnd"/>
      <w:r w:rsidRPr="00822C2B">
        <w:rPr>
          <w:rFonts w:ascii="Courier New" w:hAnsi="Courier New" w:cs="Courier New"/>
        </w:rPr>
        <w:t xml:space="preserve"> 1</w:t>
      </w:r>
    </w:p>
    <w:p w14:paraId="70E3D44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line </w:t>
      </w:r>
      <w:proofErr w:type="spellStart"/>
      <w:r w:rsidRPr="00822C2B">
        <w:rPr>
          <w:rFonts w:ascii="Courier New" w:hAnsi="Courier New" w:cs="Courier New"/>
        </w:rPr>
        <w:t>vty</w:t>
      </w:r>
      <w:proofErr w:type="spellEnd"/>
      <w:r w:rsidRPr="00822C2B">
        <w:rPr>
          <w:rFonts w:ascii="Courier New" w:hAnsi="Courier New" w:cs="Courier New"/>
        </w:rPr>
        <w:t xml:space="preserve"> 0 4</w:t>
      </w:r>
    </w:p>
    <w:p w14:paraId="3AD09CBF" w14:textId="0B9C11CD"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login</w:t>
      </w:r>
    </w:p>
    <w:p w14:paraId="701A210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end</w:t>
      </w:r>
    </w:p>
    <w:p w14:paraId="3571FAFC" w14:textId="77777777" w:rsidR="00B03AD1" w:rsidRPr="00822C2B" w:rsidRDefault="00B03AD1" w:rsidP="00B03AD1">
      <w:pPr>
        <w:pStyle w:val="NoSpacing"/>
        <w:rPr>
          <w:rFonts w:ascii="Courier New" w:hAnsi="Courier New" w:cs="Courier New"/>
        </w:rPr>
      </w:pPr>
    </w:p>
    <w:p w14:paraId="70B66FAF" w14:textId="77777777" w:rsidR="00B03AD1" w:rsidRPr="00822C2B" w:rsidRDefault="00B03AD1" w:rsidP="00B03AD1">
      <w:pPr>
        <w:pStyle w:val="NoSpacing"/>
        <w:rPr>
          <w:rFonts w:ascii="Courier New" w:hAnsi="Courier New" w:cs="Courier New"/>
        </w:rPr>
      </w:pPr>
    </w:p>
    <w:p w14:paraId="0D650BC4" w14:textId="66A0FB03" w:rsidR="00B03AD1" w:rsidRPr="00822C2B" w:rsidRDefault="00B03AD1" w:rsidP="00B03AD1">
      <w:pPr>
        <w:pStyle w:val="NoSpacing"/>
        <w:rPr>
          <w:rFonts w:ascii="Courier New" w:hAnsi="Courier New" w:cs="Courier New"/>
          <w:b/>
          <w:sz w:val="48"/>
          <w:szCs w:val="48"/>
          <w:u w:val="single"/>
        </w:rPr>
      </w:pPr>
      <w:r w:rsidRPr="00822C2B">
        <w:rPr>
          <w:rFonts w:ascii="Courier New" w:hAnsi="Courier New" w:cs="Courier New"/>
          <w:b/>
          <w:sz w:val="48"/>
          <w:szCs w:val="48"/>
          <w:u w:val="single"/>
        </w:rPr>
        <w:lastRenderedPageBreak/>
        <w:t>R4</w:t>
      </w:r>
    </w:p>
    <w:p w14:paraId="7C9EFCD6" w14:textId="60FAABAA" w:rsidR="00DC1090" w:rsidRPr="00822C2B" w:rsidRDefault="00DC1090" w:rsidP="00B03AD1">
      <w:pPr>
        <w:pStyle w:val="NoSpacing"/>
        <w:rPr>
          <w:rFonts w:ascii="Courier New" w:hAnsi="Courier New" w:cs="Courier New"/>
          <w:b/>
          <w:sz w:val="48"/>
          <w:szCs w:val="48"/>
          <w:u w:val="single"/>
        </w:rPr>
      </w:pPr>
      <w:r w:rsidRPr="00822C2B">
        <w:rPr>
          <w:rFonts w:ascii="Courier New" w:hAnsi="Courier New" w:cs="Courier New"/>
          <w:b/>
          <w:noProof/>
          <w:sz w:val="48"/>
          <w:szCs w:val="48"/>
          <w:u w:val="single"/>
        </w:rPr>
        <w:drawing>
          <wp:inline distT="0" distB="0" distL="0" distR="0" wp14:anchorId="0B987A9E" wp14:editId="639D8801">
            <wp:extent cx="4126060" cy="7731889"/>
            <wp:effectExtent l="0" t="0" r="8255" b="2540"/>
            <wp:docPr id="57173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39080" name=""/>
                    <pic:cNvPicPr/>
                  </pic:nvPicPr>
                  <pic:blipFill>
                    <a:blip r:embed="rId21"/>
                    <a:stretch>
                      <a:fillRect/>
                    </a:stretch>
                  </pic:blipFill>
                  <pic:spPr>
                    <a:xfrm>
                      <a:off x="0" y="0"/>
                      <a:ext cx="4131429" cy="7741949"/>
                    </a:xfrm>
                    <a:prstGeom prst="rect">
                      <a:avLst/>
                    </a:prstGeom>
                  </pic:spPr>
                </pic:pic>
              </a:graphicData>
            </a:graphic>
          </wp:inline>
        </w:drawing>
      </w:r>
    </w:p>
    <w:p w14:paraId="73F552CE" w14:textId="45BA983E" w:rsidR="008F5F7E" w:rsidRPr="00822C2B" w:rsidRDefault="008F5F7E" w:rsidP="00B03AD1">
      <w:pPr>
        <w:pStyle w:val="NoSpacing"/>
        <w:rPr>
          <w:rFonts w:ascii="Courier New" w:hAnsi="Courier New" w:cs="Courier New"/>
        </w:rPr>
      </w:pPr>
      <w:r w:rsidRPr="00822C2B">
        <w:rPr>
          <w:rFonts w:ascii="Courier New" w:hAnsi="Courier New" w:cs="Courier New"/>
          <w:noProof/>
        </w:rPr>
        <w:lastRenderedPageBreak/>
        <w:drawing>
          <wp:inline distT="0" distB="0" distL="0" distR="0" wp14:anchorId="226F6CC6" wp14:editId="29205F6F">
            <wp:extent cx="5943600" cy="1459865"/>
            <wp:effectExtent l="0" t="0" r="0" b="6985"/>
            <wp:docPr id="33367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74876" name=""/>
                    <pic:cNvPicPr/>
                  </pic:nvPicPr>
                  <pic:blipFill>
                    <a:blip r:embed="rId22"/>
                    <a:stretch>
                      <a:fillRect/>
                    </a:stretch>
                  </pic:blipFill>
                  <pic:spPr>
                    <a:xfrm>
                      <a:off x="0" y="0"/>
                      <a:ext cx="5943600" cy="1459865"/>
                    </a:xfrm>
                    <a:prstGeom prst="rect">
                      <a:avLst/>
                    </a:prstGeom>
                  </pic:spPr>
                </pic:pic>
              </a:graphicData>
            </a:graphic>
          </wp:inline>
        </w:drawing>
      </w:r>
    </w:p>
    <w:p w14:paraId="50F57C59" w14:textId="77777777" w:rsidR="008F5F7E" w:rsidRPr="00822C2B" w:rsidRDefault="008F5F7E" w:rsidP="00B03AD1">
      <w:pPr>
        <w:pStyle w:val="NoSpacing"/>
        <w:rPr>
          <w:rFonts w:ascii="Courier New" w:hAnsi="Courier New" w:cs="Courier New"/>
        </w:rPr>
      </w:pPr>
    </w:p>
    <w:p w14:paraId="7881230F" w14:textId="25769316" w:rsidR="00B03AD1" w:rsidRPr="00822C2B" w:rsidRDefault="00B03AD1" w:rsidP="00B03AD1">
      <w:pPr>
        <w:pStyle w:val="NoSpacing"/>
        <w:rPr>
          <w:rFonts w:ascii="Courier New" w:hAnsi="Courier New" w:cs="Courier New"/>
        </w:rPr>
      </w:pPr>
      <w:r w:rsidRPr="00822C2B">
        <w:rPr>
          <w:rFonts w:ascii="Courier New" w:hAnsi="Courier New" w:cs="Courier New"/>
        </w:rPr>
        <w:t>version 16.9</w:t>
      </w:r>
    </w:p>
    <w:p w14:paraId="0D2AF3E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service timestamps debug datetime msec</w:t>
      </w:r>
    </w:p>
    <w:p w14:paraId="43DADB4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service timestamps log datetime msec</w:t>
      </w:r>
    </w:p>
    <w:p w14:paraId="3E1AF2C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platform </w:t>
      </w:r>
      <w:proofErr w:type="spellStart"/>
      <w:r w:rsidRPr="00822C2B">
        <w:rPr>
          <w:rFonts w:ascii="Courier New" w:hAnsi="Courier New" w:cs="Courier New"/>
        </w:rPr>
        <w:t>qfp</w:t>
      </w:r>
      <w:proofErr w:type="spellEnd"/>
      <w:r w:rsidRPr="00822C2B">
        <w:rPr>
          <w:rFonts w:ascii="Courier New" w:hAnsi="Courier New" w:cs="Courier New"/>
        </w:rPr>
        <w:t xml:space="preserve"> utilization monitor load 80</w:t>
      </w:r>
    </w:p>
    <w:p w14:paraId="0B5E5DCB" w14:textId="19DDCAC9" w:rsidR="00B03AD1" w:rsidRPr="00822C2B" w:rsidRDefault="00B03AD1" w:rsidP="00B03AD1">
      <w:pPr>
        <w:pStyle w:val="NoSpacing"/>
        <w:rPr>
          <w:rFonts w:ascii="Courier New" w:hAnsi="Courier New" w:cs="Courier New"/>
        </w:rPr>
      </w:pPr>
      <w:r w:rsidRPr="00822C2B">
        <w:rPr>
          <w:rFonts w:ascii="Courier New" w:hAnsi="Courier New" w:cs="Courier New"/>
        </w:rPr>
        <w:t>platform punt-keepalive disable-kernel-core</w:t>
      </w:r>
    </w:p>
    <w:p w14:paraId="5CFC8EA7" w14:textId="06B69C81" w:rsidR="00B03AD1" w:rsidRPr="00822C2B" w:rsidRDefault="00B03AD1" w:rsidP="00B03AD1">
      <w:pPr>
        <w:pStyle w:val="NoSpacing"/>
        <w:rPr>
          <w:rFonts w:ascii="Courier New" w:hAnsi="Courier New" w:cs="Courier New"/>
        </w:rPr>
      </w:pPr>
      <w:r w:rsidRPr="00822C2B">
        <w:rPr>
          <w:rFonts w:ascii="Courier New" w:hAnsi="Courier New" w:cs="Courier New"/>
        </w:rPr>
        <w:t>hostname R4</w:t>
      </w:r>
    </w:p>
    <w:p w14:paraId="5FF9744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boot-start-marker</w:t>
      </w:r>
    </w:p>
    <w:p w14:paraId="7CD6B621" w14:textId="7947E449" w:rsidR="00B03AD1" w:rsidRPr="00822C2B" w:rsidRDefault="00B03AD1" w:rsidP="00B03AD1">
      <w:pPr>
        <w:pStyle w:val="NoSpacing"/>
        <w:rPr>
          <w:rFonts w:ascii="Courier New" w:hAnsi="Courier New" w:cs="Courier New"/>
        </w:rPr>
      </w:pPr>
      <w:r w:rsidRPr="00822C2B">
        <w:rPr>
          <w:rFonts w:ascii="Courier New" w:hAnsi="Courier New" w:cs="Courier New"/>
        </w:rPr>
        <w:t>boot-end-marker</w:t>
      </w:r>
    </w:p>
    <w:p w14:paraId="6AFCB634" w14:textId="6EC8E7A3"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vrf</w:t>
      </w:r>
      <w:proofErr w:type="spellEnd"/>
      <w:r w:rsidRPr="00822C2B">
        <w:rPr>
          <w:rFonts w:ascii="Courier New" w:hAnsi="Courier New" w:cs="Courier New"/>
        </w:rPr>
        <w:t xml:space="preserve"> definition </w:t>
      </w:r>
      <w:proofErr w:type="spellStart"/>
      <w:r w:rsidRPr="00822C2B">
        <w:rPr>
          <w:rFonts w:ascii="Courier New" w:hAnsi="Courier New" w:cs="Courier New"/>
        </w:rPr>
        <w:t>Mgmt-intf</w:t>
      </w:r>
      <w:proofErr w:type="spellEnd"/>
    </w:p>
    <w:p w14:paraId="7BE6C63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address-family ipv4</w:t>
      </w:r>
    </w:p>
    <w:p w14:paraId="2B3FB161" w14:textId="10B87FE3"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exit-address-family</w:t>
      </w:r>
    </w:p>
    <w:p w14:paraId="45848E6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address-family ipv6</w:t>
      </w:r>
    </w:p>
    <w:p w14:paraId="22F7A0F3" w14:textId="2502CA71"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exit-address-family</w:t>
      </w:r>
    </w:p>
    <w:p w14:paraId="0A0D3DEC" w14:textId="4886C19D" w:rsidR="00B03AD1" w:rsidRPr="00822C2B" w:rsidRDefault="00B03AD1" w:rsidP="00B03AD1">
      <w:pPr>
        <w:pStyle w:val="NoSpacing"/>
        <w:rPr>
          <w:rFonts w:ascii="Courier New" w:hAnsi="Courier New" w:cs="Courier New"/>
        </w:rPr>
      </w:pPr>
      <w:r w:rsidRPr="00822C2B">
        <w:rPr>
          <w:rFonts w:ascii="Courier New" w:hAnsi="Courier New" w:cs="Courier New"/>
        </w:rPr>
        <w:t xml:space="preserve">no </w:t>
      </w:r>
      <w:proofErr w:type="spellStart"/>
      <w:r w:rsidRPr="00822C2B">
        <w:rPr>
          <w:rFonts w:ascii="Courier New" w:hAnsi="Courier New" w:cs="Courier New"/>
        </w:rPr>
        <w:t>aaa</w:t>
      </w:r>
      <w:proofErr w:type="spellEnd"/>
      <w:r w:rsidRPr="00822C2B">
        <w:rPr>
          <w:rFonts w:ascii="Courier New" w:hAnsi="Courier New" w:cs="Courier New"/>
        </w:rPr>
        <w:t xml:space="preserve"> </w:t>
      </w:r>
      <w:proofErr w:type="gramStart"/>
      <w:r w:rsidRPr="00822C2B">
        <w:rPr>
          <w:rFonts w:ascii="Courier New" w:hAnsi="Courier New" w:cs="Courier New"/>
        </w:rPr>
        <w:t>new-model</w:t>
      </w:r>
      <w:proofErr w:type="gramEnd"/>
    </w:p>
    <w:p w14:paraId="7FFC849A" w14:textId="2316E4F6" w:rsidR="00B03AD1" w:rsidRPr="00822C2B" w:rsidRDefault="00B03AD1" w:rsidP="00B03AD1">
      <w:pPr>
        <w:pStyle w:val="NoSpacing"/>
        <w:rPr>
          <w:rFonts w:ascii="Courier New" w:hAnsi="Courier New" w:cs="Courier New"/>
        </w:rPr>
      </w:pPr>
      <w:r w:rsidRPr="00822C2B">
        <w:rPr>
          <w:rFonts w:ascii="Courier New" w:hAnsi="Courier New" w:cs="Courier New"/>
        </w:rPr>
        <w:t>login on-success log</w:t>
      </w:r>
    </w:p>
    <w:p w14:paraId="4473EF6B" w14:textId="396A7334" w:rsidR="00B03AD1" w:rsidRPr="00822C2B" w:rsidRDefault="00B03AD1" w:rsidP="00B03AD1">
      <w:pPr>
        <w:pStyle w:val="NoSpacing"/>
        <w:rPr>
          <w:rFonts w:ascii="Courier New" w:hAnsi="Courier New" w:cs="Courier New"/>
        </w:rPr>
      </w:pPr>
      <w:r w:rsidRPr="00822C2B">
        <w:rPr>
          <w:rFonts w:ascii="Courier New" w:hAnsi="Courier New" w:cs="Courier New"/>
        </w:rPr>
        <w:t>subscriber templating</w:t>
      </w:r>
    </w:p>
    <w:p w14:paraId="2EB4B4AA"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vtp</w:t>
      </w:r>
      <w:proofErr w:type="spellEnd"/>
      <w:r w:rsidRPr="00822C2B">
        <w:rPr>
          <w:rFonts w:ascii="Courier New" w:hAnsi="Courier New" w:cs="Courier New"/>
        </w:rPr>
        <w:t xml:space="preserve"> domain cisco</w:t>
      </w:r>
    </w:p>
    <w:p w14:paraId="65839A99"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vtp</w:t>
      </w:r>
      <w:proofErr w:type="spellEnd"/>
      <w:r w:rsidRPr="00822C2B">
        <w:rPr>
          <w:rFonts w:ascii="Courier New" w:hAnsi="Courier New" w:cs="Courier New"/>
        </w:rPr>
        <w:t xml:space="preserve"> mode transparent</w:t>
      </w:r>
    </w:p>
    <w:p w14:paraId="04CECC4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ipv6 </w:t>
      </w:r>
      <w:proofErr w:type="gramStart"/>
      <w:r w:rsidRPr="00822C2B">
        <w:rPr>
          <w:rFonts w:ascii="Courier New" w:hAnsi="Courier New" w:cs="Courier New"/>
        </w:rPr>
        <w:t>unicast-routing</w:t>
      </w:r>
      <w:proofErr w:type="gramEnd"/>
    </w:p>
    <w:p w14:paraId="58FACA69" w14:textId="2B488EF2" w:rsidR="00B03AD1" w:rsidRPr="00822C2B" w:rsidRDefault="00B03AD1" w:rsidP="00B03AD1">
      <w:pPr>
        <w:pStyle w:val="NoSpacing"/>
        <w:rPr>
          <w:rFonts w:ascii="Courier New" w:hAnsi="Courier New" w:cs="Courier New"/>
        </w:rPr>
      </w:pPr>
      <w:r w:rsidRPr="00822C2B">
        <w:rPr>
          <w:rFonts w:ascii="Courier New" w:hAnsi="Courier New" w:cs="Courier New"/>
        </w:rPr>
        <w:t>multilink bundle-name authenticated</w:t>
      </w:r>
    </w:p>
    <w:p w14:paraId="28340AB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crypto </w:t>
      </w:r>
      <w:proofErr w:type="spellStart"/>
      <w:r w:rsidRPr="00822C2B">
        <w:rPr>
          <w:rFonts w:ascii="Courier New" w:hAnsi="Courier New" w:cs="Courier New"/>
        </w:rPr>
        <w:t>pki</w:t>
      </w:r>
      <w:proofErr w:type="spellEnd"/>
      <w:r w:rsidRPr="00822C2B">
        <w:rPr>
          <w:rFonts w:ascii="Courier New" w:hAnsi="Courier New" w:cs="Courier New"/>
        </w:rPr>
        <w:t xml:space="preserve"> </w:t>
      </w:r>
      <w:proofErr w:type="spellStart"/>
      <w:r w:rsidRPr="00822C2B">
        <w:rPr>
          <w:rFonts w:ascii="Courier New" w:hAnsi="Courier New" w:cs="Courier New"/>
        </w:rPr>
        <w:t>trustpoint</w:t>
      </w:r>
      <w:proofErr w:type="spellEnd"/>
      <w:r w:rsidRPr="00822C2B">
        <w:rPr>
          <w:rFonts w:ascii="Courier New" w:hAnsi="Courier New" w:cs="Courier New"/>
        </w:rPr>
        <w:t xml:space="preserve"> TP-self-signed-4013003437</w:t>
      </w:r>
    </w:p>
    <w:p w14:paraId="6F8BEFE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enrollment </w:t>
      </w:r>
      <w:proofErr w:type="spellStart"/>
      <w:proofErr w:type="gramStart"/>
      <w:r w:rsidRPr="00822C2B">
        <w:rPr>
          <w:rFonts w:ascii="Courier New" w:hAnsi="Courier New" w:cs="Courier New"/>
        </w:rPr>
        <w:t>selfsigned</w:t>
      </w:r>
      <w:proofErr w:type="spellEnd"/>
      <w:proofErr w:type="gramEnd"/>
    </w:p>
    <w:p w14:paraId="667EB66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subject-name </w:t>
      </w:r>
      <w:proofErr w:type="spellStart"/>
      <w:r w:rsidRPr="00822C2B">
        <w:rPr>
          <w:rFonts w:ascii="Courier New" w:hAnsi="Courier New" w:cs="Courier New"/>
        </w:rPr>
        <w:t>cn</w:t>
      </w:r>
      <w:proofErr w:type="spellEnd"/>
      <w:r w:rsidRPr="00822C2B">
        <w:rPr>
          <w:rFonts w:ascii="Courier New" w:hAnsi="Courier New" w:cs="Courier New"/>
        </w:rPr>
        <w:t>=IOS-Self-Signed-Certificate-4013003437</w:t>
      </w:r>
    </w:p>
    <w:p w14:paraId="2628464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revocation-check none</w:t>
      </w:r>
    </w:p>
    <w:p w14:paraId="2DDEF6C0" w14:textId="624FB5C5"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rsakeypair</w:t>
      </w:r>
      <w:proofErr w:type="spellEnd"/>
      <w:r w:rsidRPr="00822C2B">
        <w:rPr>
          <w:rFonts w:ascii="Courier New" w:hAnsi="Courier New" w:cs="Courier New"/>
        </w:rPr>
        <w:t xml:space="preserve"> TP-self-signed-4013003437</w:t>
      </w:r>
    </w:p>
    <w:p w14:paraId="5DACDF2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crypto </w:t>
      </w:r>
      <w:proofErr w:type="spellStart"/>
      <w:r w:rsidRPr="00822C2B">
        <w:rPr>
          <w:rFonts w:ascii="Courier New" w:hAnsi="Courier New" w:cs="Courier New"/>
        </w:rPr>
        <w:t>pki</w:t>
      </w:r>
      <w:proofErr w:type="spellEnd"/>
      <w:r w:rsidRPr="00822C2B">
        <w:rPr>
          <w:rFonts w:ascii="Courier New" w:hAnsi="Courier New" w:cs="Courier New"/>
        </w:rPr>
        <w:t xml:space="preserve"> certificate chain TP-self-signed-4013003437</w:t>
      </w:r>
    </w:p>
    <w:p w14:paraId="4BFA500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certificate self-signed 01</w:t>
      </w:r>
    </w:p>
    <w:p w14:paraId="5CDD33D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30820330 30820218 A0030201 02020101 300D0609 2A864886 F70D0101 05050030</w:t>
      </w:r>
    </w:p>
    <w:p w14:paraId="2D19F53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31312F30 2D060355 04031326 494F532D 53656C66 2D536967 6E65642D 43657274</w:t>
      </w:r>
    </w:p>
    <w:p w14:paraId="57E1882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69666963 6174652D 34303133 30303334 3337301E 170D3236 30393134 31373438</w:t>
      </w:r>
    </w:p>
    <w:p w14:paraId="023181C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35315A17 0D333030 31303130 30303030 305A3031 312F302D 06035504 03132649</w:t>
      </w:r>
    </w:p>
    <w:p w14:paraId="404CBD4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4F532D53 656C662D 5369676E 65642D43 65727469 66696361 74652D34 30313330</w:t>
      </w:r>
    </w:p>
    <w:p w14:paraId="5B06550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30333433 37308201 22300D06 092A8648 86F70D01 01010500 0382010F 00308201</w:t>
      </w:r>
    </w:p>
    <w:p w14:paraId="1CF84D7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0A028201 0100CD0F 7D66D873 3DA2BC5C 4DD7DA3B 71329979 EA38DD8C 2CB8F4F2</w:t>
      </w:r>
    </w:p>
    <w:p w14:paraId="7CC0FEA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lastRenderedPageBreak/>
        <w:t xml:space="preserve">  0ED9F608 E9653D04 548409FC 5AFE754C C7B6FACF C72B13D5 D658109F F8A3BED4</w:t>
      </w:r>
    </w:p>
    <w:p w14:paraId="12F776B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68EFCE87 8FBDDC77 9323FFDA EAF919B9 D02633F2 2A6E4BCF EE370244 591D4954</w:t>
      </w:r>
    </w:p>
    <w:p w14:paraId="3A91F6C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25B25732 39BAEE59 B8D9C7A0 E5D3C22D 7765641E 7EA1AC33 62342A7E 052E9A59</w:t>
      </w:r>
    </w:p>
    <w:p w14:paraId="0CB47E1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75853C62 3C4C1A53 81D0EE04 8CC955C2 7FA45B40 C49F54D9 06746120 E7D007CE</w:t>
      </w:r>
    </w:p>
    <w:p w14:paraId="03561DB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CB5CEF38 C82C54AA 2F431137 F5B7BF94 0A8CCB2A 6038F8F7 E979F055 44DE2751</w:t>
      </w:r>
    </w:p>
    <w:p w14:paraId="19BF85E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A22806E4 94BD5825 A9A8FE6F 7F15CC17 1FB1F850 672E2166 20D3F2CC 785D2942</w:t>
      </w:r>
    </w:p>
    <w:p w14:paraId="6381734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722DA203 6ECECB37 AD586B0A 408FB27C 9EB89220 3380335D 2C370FB1 4F847B72</w:t>
      </w:r>
    </w:p>
    <w:p w14:paraId="7830E5C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B30F07F9 D0130203 010001A3 53305130 0F060355 1D130101 FF040530 030101FF</w:t>
      </w:r>
    </w:p>
    <w:p w14:paraId="06ECD65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301F0603 551D2304 18301680 14FEFCBE 4E2F5F71 3B70B4F8 382B71B8 9AAA03BD</w:t>
      </w:r>
    </w:p>
    <w:p w14:paraId="46E7C4F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B2301D06 03551D0E 04160414 FEFCBE4E 2F5F713B 70B4F838 2B71B89A AA03BDB2</w:t>
      </w:r>
    </w:p>
    <w:p w14:paraId="447BE6C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300D0609 2A864886 F70D0101 05050003 82010100 04F365E0 621A8BF5 136CD839</w:t>
      </w:r>
    </w:p>
    <w:p w14:paraId="6051898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B8BEDD93 E7A9EA81 D9FB200E EA99ADAB 60F17378 C6525358 B1EE3B92 3E21A0D7</w:t>
      </w:r>
    </w:p>
    <w:p w14:paraId="3316F2F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6600486F D2FADF0D 9BA2E361 EADE6CC1 746C4297 4AB5BB9E 4F164C6D 2B451502</w:t>
      </w:r>
    </w:p>
    <w:p w14:paraId="1272BFA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1912D062 69E84E29 0E106C78 5F0BCC2E 56C66FCB D5C6C6F7 34679321 9D9411A7</w:t>
      </w:r>
    </w:p>
    <w:p w14:paraId="5730053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D1335D13 20FBE470 6D8B819A 58D10F13 98DF69AC 1C99AADE 0BB811D4 99BFA2FD</w:t>
      </w:r>
    </w:p>
    <w:p w14:paraId="6844359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C86448C8 928F015A 1A1297AC 261C919C 20CFB82E 6FC90390 EC075027 7498314E</w:t>
      </w:r>
    </w:p>
    <w:p w14:paraId="1BC8C75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21E4B331 08E2352C 3BD158D4 11D028DA DFC1793D B80E3760 B1D3BED2 3E215056</w:t>
      </w:r>
    </w:p>
    <w:p w14:paraId="0092F94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EEE9504A 867D4EFA E18C5EC1 E84F35A0 3FA1C6AE ECC9EC6F 2472B487 DA0DC8E6</w:t>
      </w:r>
    </w:p>
    <w:p w14:paraId="217272B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E0507428 7D67CDC5 A32CA70F 584A2DA2 A51D93E7</w:t>
      </w:r>
    </w:p>
    <w:p w14:paraId="155C9AB8" w14:textId="51A6C8D1"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quit</w:t>
      </w:r>
    </w:p>
    <w:p w14:paraId="1CA82F6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license </w:t>
      </w:r>
      <w:proofErr w:type="spellStart"/>
      <w:r w:rsidRPr="00822C2B">
        <w:rPr>
          <w:rFonts w:ascii="Courier New" w:hAnsi="Courier New" w:cs="Courier New"/>
        </w:rPr>
        <w:t>udi</w:t>
      </w:r>
      <w:proofErr w:type="spellEnd"/>
      <w:r w:rsidRPr="00822C2B">
        <w:rPr>
          <w:rFonts w:ascii="Courier New" w:hAnsi="Courier New" w:cs="Courier New"/>
        </w:rPr>
        <w:t xml:space="preserve"> </w:t>
      </w:r>
      <w:proofErr w:type="spellStart"/>
      <w:r w:rsidRPr="00822C2B">
        <w:rPr>
          <w:rFonts w:ascii="Courier New" w:hAnsi="Courier New" w:cs="Courier New"/>
        </w:rPr>
        <w:t>pid</w:t>
      </w:r>
      <w:proofErr w:type="spellEnd"/>
      <w:r w:rsidRPr="00822C2B">
        <w:rPr>
          <w:rFonts w:ascii="Courier New" w:hAnsi="Courier New" w:cs="Courier New"/>
        </w:rPr>
        <w:t xml:space="preserve"> ISR4321/K9 </w:t>
      </w:r>
      <w:proofErr w:type="spellStart"/>
      <w:r w:rsidRPr="00822C2B">
        <w:rPr>
          <w:rFonts w:ascii="Courier New" w:hAnsi="Courier New" w:cs="Courier New"/>
        </w:rPr>
        <w:t>sn</w:t>
      </w:r>
      <w:proofErr w:type="spellEnd"/>
      <w:r w:rsidRPr="00822C2B">
        <w:rPr>
          <w:rFonts w:ascii="Courier New" w:hAnsi="Courier New" w:cs="Courier New"/>
        </w:rPr>
        <w:t xml:space="preserve"> FDO21482HZX</w:t>
      </w:r>
    </w:p>
    <w:p w14:paraId="7B2F62D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license boot level appxk9</w:t>
      </w:r>
    </w:p>
    <w:p w14:paraId="63F01644" w14:textId="77777777" w:rsidR="00B03AD1" w:rsidRPr="00822C2B" w:rsidRDefault="00B03AD1" w:rsidP="00B03AD1">
      <w:pPr>
        <w:pStyle w:val="NoSpacing"/>
        <w:rPr>
          <w:rFonts w:ascii="Courier New" w:hAnsi="Courier New" w:cs="Courier New"/>
        </w:rPr>
      </w:pPr>
      <w:proofErr w:type="gramStart"/>
      <w:r w:rsidRPr="00822C2B">
        <w:rPr>
          <w:rFonts w:ascii="Courier New" w:hAnsi="Courier New" w:cs="Courier New"/>
        </w:rPr>
        <w:t>no</w:t>
      </w:r>
      <w:proofErr w:type="gramEnd"/>
      <w:r w:rsidRPr="00822C2B">
        <w:rPr>
          <w:rFonts w:ascii="Courier New" w:hAnsi="Courier New" w:cs="Courier New"/>
        </w:rPr>
        <w:t xml:space="preserve"> license smart enable</w:t>
      </w:r>
    </w:p>
    <w:p w14:paraId="02D4EA7A" w14:textId="6A35AAD5" w:rsidR="00B03AD1" w:rsidRPr="00822C2B" w:rsidRDefault="00B03AD1" w:rsidP="00B03AD1">
      <w:pPr>
        <w:pStyle w:val="NoSpacing"/>
        <w:rPr>
          <w:rFonts w:ascii="Courier New" w:hAnsi="Courier New" w:cs="Courier New"/>
        </w:rPr>
      </w:pPr>
      <w:r w:rsidRPr="00822C2B">
        <w:rPr>
          <w:rFonts w:ascii="Courier New" w:hAnsi="Courier New" w:cs="Courier New"/>
        </w:rPr>
        <w:t>diagnostic bootup level minimal</w:t>
      </w:r>
    </w:p>
    <w:p w14:paraId="0226F4E3" w14:textId="23C5793B" w:rsidR="00B03AD1" w:rsidRPr="00822C2B" w:rsidRDefault="00B03AD1" w:rsidP="00B03AD1">
      <w:pPr>
        <w:pStyle w:val="NoSpacing"/>
        <w:rPr>
          <w:rFonts w:ascii="Courier New" w:hAnsi="Courier New" w:cs="Courier New"/>
        </w:rPr>
      </w:pPr>
      <w:r w:rsidRPr="00822C2B">
        <w:rPr>
          <w:rFonts w:ascii="Courier New" w:hAnsi="Courier New" w:cs="Courier New"/>
        </w:rPr>
        <w:t>spanning-tree extend system-id</w:t>
      </w:r>
    </w:p>
    <w:p w14:paraId="2B8D62D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redundancy</w:t>
      </w:r>
    </w:p>
    <w:p w14:paraId="1CE6BB3C" w14:textId="73BF5D66"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mode none</w:t>
      </w:r>
    </w:p>
    <w:p w14:paraId="5AA9BC9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Loopback0</w:t>
      </w:r>
    </w:p>
    <w:p w14:paraId="3CB4FE3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address 10.255.0.4 255.255.255.255</w:t>
      </w:r>
    </w:p>
    <w:p w14:paraId="06896C8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address 2001:DB</w:t>
      </w:r>
      <w:proofErr w:type="gramStart"/>
      <w:r w:rsidRPr="00822C2B">
        <w:rPr>
          <w:rFonts w:ascii="Courier New" w:hAnsi="Courier New" w:cs="Courier New"/>
        </w:rPr>
        <w:t>8:FEED::</w:t>
      </w:r>
      <w:proofErr w:type="gramEnd"/>
      <w:r w:rsidRPr="00822C2B">
        <w:rPr>
          <w:rFonts w:ascii="Courier New" w:hAnsi="Courier New" w:cs="Courier New"/>
        </w:rPr>
        <w:t>4/128</w:t>
      </w:r>
    </w:p>
    <w:p w14:paraId="698A5353" w14:textId="1B679AE6"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ospfv3 1 ipv6 area 1</w:t>
      </w:r>
    </w:p>
    <w:p w14:paraId="7AAB887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GigabitEthernet0/0/0</w:t>
      </w:r>
    </w:p>
    <w:p w14:paraId="219E497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proofErr w:type="gramStart"/>
      <w:r w:rsidRPr="00822C2B">
        <w:rPr>
          <w:rFonts w:ascii="Courier New" w:hAnsi="Courier New" w:cs="Courier New"/>
        </w:rPr>
        <w:t>ip</w:t>
      </w:r>
      <w:proofErr w:type="spellEnd"/>
      <w:proofErr w:type="gramEnd"/>
      <w:r w:rsidRPr="00822C2B">
        <w:rPr>
          <w:rFonts w:ascii="Courier New" w:hAnsi="Courier New" w:cs="Courier New"/>
        </w:rPr>
        <w:t xml:space="preserve"> address 10.0.0.2 255.255.255.252</w:t>
      </w:r>
    </w:p>
    <w:p w14:paraId="5075422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w:t>
      </w:r>
      <w:proofErr w:type="spellStart"/>
      <w:r w:rsidRPr="00822C2B">
        <w:rPr>
          <w:rFonts w:ascii="Courier New" w:hAnsi="Courier New" w:cs="Courier New"/>
        </w:rPr>
        <w:t>ospf</w:t>
      </w:r>
      <w:proofErr w:type="spellEnd"/>
      <w:r w:rsidRPr="00822C2B">
        <w:rPr>
          <w:rFonts w:ascii="Courier New" w:hAnsi="Courier New" w:cs="Courier New"/>
        </w:rPr>
        <w:t xml:space="preserve"> 1 area 0</w:t>
      </w:r>
    </w:p>
    <w:p w14:paraId="3D77CFE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lastRenderedPageBreak/>
        <w:t xml:space="preserve"> negotiation auto</w:t>
      </w:r>
    </w:p>
    <w:p w14:paraId="386F7C7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address 2001:DB8:0:</w:t>
      </w:r>
      <w:proofErr w:type="gramStart"/>
      <w:r w:rsidRPr="00822C2B">
        <w:rPr>
          <w:rFonts w:ascii="Courier New" w:hAnsi="Courier New" w:cs="Courier New"/>
        </w:rPr>
        <w:t>1::</w:t>
      </w:r>
      <w:proofErr w:type="gramEnd"/>
      <w:r w:rsidRPr="00822C2B">
        <w:rPr>
          <w:rFonts w:ascii="Courier New" w:hAnsi="Courier New" w:cs="Courier New"/>
        </w:rPr>
        <w:t>2/64</w:t>
      </w:r>
    </w:p>
    <w:p w14:paraId="115538C4" w14:textId="1CA71B01"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w:t>
      </w:r>
      <w:proofErr w:type="spellStart"/>
      <w:r w:rsidRPr="00822C2B">
        <w:rPr>
          <w:rFonts w:ascii="Courier New" w:hAnsi="Courier New" w:cs="Courier New"/>
        </w:rPr>
        <w:t>ospf</w:t>
      </w:r>
      <w:proofErr w:type="spellEnd"/>
      <w:r w:rsidRPr="00822C2B">
        <w:rPr>
          <w:rFonts w:ascii="Courier New" w:hAnsi="Courier New" w:cs="Courier New"/>
        </w:rPr>
        <w:t xml:space="preserve"> 1 area 0</w:t>
      </w:r>
    </w:p>
    <w:p w14:paraId="0D6F841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GigabitEthernet0/0/1</w:t>
      </w:r>
    </w:p>
    <w:p w14:paraId="0A2ADB0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address 10.0.0.5 255.255.255.252</w:t>
      </w:r>
    </w:p>
    <w:p w14:paraId="2921FE6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w:t>
      </w:r>
      <w:proofErr w:type="spellStart"/>
      <w:r w:rsidRPr="00822C2B">
        <w:rPr>
          <w:rFonts w:ascii="Courier New" w:hAnsi="Courier New" w:cs="Courier New"/>
        </w:rPr>
        <w:t>ospf</w:t>
      </w:r>
      <w:proofErr w:type="spellEnd"/>
      <w:r w:rsidRPr="00822C2B">
        <w:rPr>
          <w:rFonts w:ascii="Courier New" w:hAnsi="Courier New" w:cs="Courier New"/>
        </w:rPr>
        <w:t xml:space="preserve"> 1 area 0</w:t>
      </w:r>
    </w:p>
    <w:p w14:paraId="182A75B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negotiation auto</w:t>
      </w:r>
    </w:p>
    <w:p w14:paraId="2FF39AD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address 2001:DB8:0:</w:t>
      </w:r>
      <w:proofErr w:type="gramStart"/>
      <w:r w:rsidRPr="00822C2B">
        <w:rPr>
          <w:rFonts w:ascii="Courier New" w:hAnsi="Courier New" w:cs="Courier New"/>
        </w:rPr>
        <w:t>2::</w:t>
      </w:r>
      <w:proofErr w:type="gramEnd"/>
      <w:r w:rsidRPr="00822C2B">
        <w:rPr>
          <w:rFonts w:ascii="Courier New" w:hAnsi="Courier New" w:cs="Courier New"/>
        </w:rPr>
        <w:t>1/64</w:t>
      </w:r>
    </w:p>
    <w:p w14:paraId="1342479A" w14:textId="20F560BF"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w:t>
      </w:r>
      <w:proofErr w:type="spellStart"/>
      <w:r w:rsidRPr="00822C2B">
        <w:rPr>
          <w:rFonts w:ascii="Courier New" w:hAnsi="Courier New" w:cs="Courier New"/>
        </w:rPr>
        <w:t>ospf</w:t>
      </w:r>
      <w:proofErr w:type="spellEnd"/>
      <w:r w:rsidRPr="00822C2B">
        <w:rPr>
          <w:rFonts w:ascii="Courier New" w:hAnsi="Courier New" w:cs="Courier New"/>
        </w:rPr>
        <w:t xml:space="preserve"> 1 area 0</w:t>
      </w:r>
    </w:p>
    <w:p w14:paraId="70C19C9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Serial0/1/0</w:t>
      </w:r>
    </w:p>
    <w:p w14:paraId="4EA1F95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43EDD307" w14:textId="3B3BD896"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shutdown</w:t>
      </w:r>
    </w:p>
    <w:p w14:paraId="15C58AD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Serial0/1/1</w:t>
      </w:r>
    </w:p>
    <w:p w14:paraId="566BFEA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4920E79F" w14:textId="1A4D20C3"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shutdown</w:t>
      </w:r>
    </w:p>
    <w:p w14:paraId="0E628F2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GigabitEthernet0</w:t>
      </w:r>
    </w:p>
    <w:p w14:paraId="761AEDE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vrf</w:t>
      </w:r>
      <w:proofErr w:type="spellEnd"/>
      <w:r w:rsidRPr="00822C2B">
        <w:rPr>
          <w:rFonts w:ascii="Courier New" w:hAnsi="Courier New" w:cs="Courier New"/>
        </w:rPr>
        <w:t xml:space="preserve"> forwarding </w:t>
      </w:r>
      <w:proofErr w:type="spellStart"/>
      <w:r w:rsidRPr="00822C2B">
        <w:rPr>
          <w:rFonts w:ascii="Courier New" w:hAnsi="Courier New" w:cs="Courier New"/>
        </w:rPr>
        <w:t>Mgmt-intf</w:t>
      </w:r>
      <w:proofErr w:type="spellEnd"/>
    </w:p>
    <w:p w14:paraId="0225F19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04B10D2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shutdown</w:t>
      </w:r>
    </w:p>
    <w:p w14:paraId="3551E640" w14:textId="01554063"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negotiation auto</w:t>
      </w:r>
    </w:p>
    <w:p w14:paraId="21FAE85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router ospfv3 1</w:t>
      </w:r>
    </w:p>
    <w:p w14:paraId="5AE9471D" w14:textId="55449A52"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router-</w:t>
      </w:r>
      <w:proofErr w:type="gramStart"/>
      <w:r w:rsidRPr="00822C2B">
        <w:rPr>
          <w:rFonts w:ascii="Courier New" w:hAnsi="Courier New" w:cs="Courier New"/>
        </w:rPr>
        <w:t>id</w:t>
      </w:r>
      <w:proofErr w:type="gramEnd"/>
      <w:r w:rsidRPr="00822C2B">
        <w:rPr>
          <w:rFonts w:ascii="Courier New" w:hAnsi="Courier New" w:cs="Courier New"/>
        </w:rPr>
        <w:t xml:space="preserve"> 4.4.4.4</w:t>
      </w:r>
    </w:p>
    <w:p w14:paraId="425A198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address-family ipv6 unicast</w:t>
      </w:r>
    </w:p>
    <w:p w14:paraId="15917D0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area 1 virtual-link 2.2.2.2</w:t>
      </w:r>
    </w:p>
    <w:p w14:paraId="13950790" w14:textId="7351562B"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exit-address-family</w:t>
      </w:r>
    </w:p>
    <w:p w14:paraId="574FD93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router </w:t>
      </w:r>
      <w:proofErr w:type="spellStart"/>
      <w:r w:rsidRPr="00822C2B">
        <w:rPr>
          <w:rFonts w:ascii="Courier New" w:hAnsi="Courier New" w:cs="Courier New"/>
        </w:rPr>
        <w:t>ospf</w:t>
      </w:r>
      <w:proofErr w:type="spellEnd"/>
      <w:r w:rsidRPr="00822C2B">
        <w:rPr>
          <w:rFonts w:ascii="Courier New" w:hAnsi="Courier New" w:cs="Courier New"/>
        </w:rPr>
        <w:t xml:space="preserve"> 1</w:t>
      </w:r>
    </w:p>
    <w:p w14:paraId="2D4D95E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router-</w:t>
      </w:r>
      <w:proofErr w:type="gramStart"/>
      <w:r w:rsidRPr="00822C2B">
        <w:rPr>
          <w:rFonts w:ascii="Courier New" w:hAnsi="Courier New" w:cs="Courier New"/>
        </w:rPr>
        <w:t>id</w:t>
      </w:r>
      <w:proofErr w:type="gramEnd"/>
      <w:r w:rsidRPr="00822C2B">
        <w:rPr>
          <w:rFonts w:ascii="Courier New" w:hAnsi="Courier New" w:cs="Courier New"/>
        </w:rPr>
        <w:t xml:space="preserve"> 4.4.4.4</w:t>
      </w:r>
    </w:p>
    <w:p w14:paraId="147DC21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area 1 virtual-link 2.2.2.2</w:t>
      </w:r>
    </w:p>
    <w:p w14:paraId="378B1AF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network 10.255.0.4 0.0.0.0 area 1</w:t>
      </w:r>
    </w:p>
    <w:p w14:paraId="6E97055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network 172.16.3.0 0.0.0.255 area 1</w:t>
      </w:r>
    </w:p>
    <w:p w14:paraId="61CD4B41" w14:textId="43E59FD2"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network 172.16.5.0 0.0.0.255 area 3</w:t>
      </w:r>
    </w:p>
    <w:p w14:paraId="1BCCE55E"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forward-protocol </w:t>
      </w:r>
      <w:proofErr w:type="spellStart"/>
      <w:r w:rsidRPr="00822C2B">
        <w:rPr>
          <w:rFonts w:ascii="Courier New" w:hAnsi="Courier New" w:cs="Courier New"/>
        </w:rPr>
        <w:t>nd</w:t>
      </w:r>
      <w:proofErr w:type="spellEnd"/>
    </w:p>
    <w:p w14:paraId="1E87F814"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http server</w:t>
      </w:r>
    </w:p>
    <w:p w14:paraId="6144E231"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http authentication local</w:t>
      </w:r>
    </w:p>
    <w:p w14:paraId="2AA66438"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http </w:t>
      </w:r>
      <w:proofErr w:type="gramStart"/>
      <w:r w:rsidRPr="00822C2B">
        <w:rPr>
          <w:rFonts w:ascii="Courier New" w:hAnsi="Courier New" w:cs="Courier New"/>
        </w:rPr>
        <w:t>secure-server</w:t>
      </w:r>
      <w:proofErr w:type="gramEnd"/>
    </w:p>
    <w:p w14:paraId="6D074C60" w14:textId="2A8B9713"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w:t>
      </w:r>
      <w:proofErr w:type="spellStart"/>
      <w:r w:rsidRPr="00822C2B">
        <w:rPr>
          <w:rFonts w:ascii="Courier New" w:hAnsi="Courier New" w:cs="Courier New"/>
        </w:rPr>
        <w:t>tftp</w:t>
      </w:r>
      <w:proofErr w:type="spellEnd"/>
      <w:r w:rsidRPr="00822C2B">
        <w:rPr>
          <w:rFonts w:ascii="Courier New" w:hAnsi="Courier New" w:cs="Courier New"/>
        </w:rPr>
        <w:t xml:space="preserve"> source-interface GigabitEthernet0</w:t>
      </w:r>
    </w:p>
    <w:p w14:paraId="211395BA" w14:textId="28DF6422" w:rsidR="00B03AD1" w:rsidRPr="00822C2B" w:rsidRDefault="00B03AD1" w:rsidP="00B03AD1">
      <w:pPr>
        <w:pStyle w:val="NoSpacing"/>
        <w:rPr>
          <w:rFonts w:ascii="Courier New" w:hAnsi="Courier New" w:cs="Courier New"/>
        </w:rPr>
      </w:pPr>
      <w:r w:rsidRPr="00822C2B">
        <w:rPr>
          <w:rFonts w:ascii="Courier New" w:hAnsi="Courier New" w:cs="Courier New"/>
        </w:rPr>
        <w:t>control-plane</w:t>
      </w:r>
    </w:p>
    <w:p w14:paraId="0763CDD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line con 0</w:t>
      </w:r>
    </w:p>
    <w:p w14:paraId="1ADBD58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transport input none</w:t>
      </w:r>
    </w:p>
    <w:p w14:paraId="7E9C10A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stopbits</w:t>
      </w:r>
      <w:proofErr w:type="spellEnd"/>
      <w:r w:rsidRPr="00822C2B">
        <w:rPr>
          <w:rFonts w:ascii="Courier New" w:hAnsi="Courier New" w:cs="Courier New"/>
        </w:rPr>
        <w:t xml:space="preserve"> 1</w:t>
      </w:r>
    </w:p>
    <w:p w14:paraId="4438E59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line aux 0</w:t>
      </w:r>
    </w:p>
    <w:p w14:paraId="55CC876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stopbits</w:t>
      </w:r>
      <w:proofErr w:type="spellEnd"/>
      <w:r w:rsidRPr="00822C2B">
        <w:rPr>
          <w:rFonts w:ascii="Courier New" w:hAnsi="Courier New" w:cs="Courier New"/>
        </w:rPr>
        <w:t xml:space="preserve"> 1</w:t>
      </w:r>
    </w:p>
    <w:p w14:paraId="22745BE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line </w:t>
      </w:r>
      <w:proofErr w:type="spellStart"/>
      <w:r w:rsidRPr="00822C2B">
        <w:rPr>
          <w:rFonts w:ascii="Courier New" w:hAnsi="Courier New" w:cs="Courier New"/>
        </w:rPr>
        <w:t>vty</w:t>
      </w:r>
      <w:proofErr w:type="spellEnd"/>
      <w:r w:rsidRPr="00822C2B">
        <w:rPr>
          <w:rFonts w:ascii="Courier New" w:hAnsi="Courier New" w:cs="Courier New"/>
        </w:rPr>
        <w:t xml:space="preserve"> 0 4</w:t>
      </w:r>
    </w:p>
    <w:p w14:paraId="206D4D01" w14:textId="7362573E"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login</w:t>
      </w:r>
    </w:p>
    <w:p w14:paraId="1C2FE4F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end</w:t>
      </w:r>
    </w:p>
    <w:p w14:paraId="746FF47A" w14:textId="77777777" w:rsidR="00B03AD1" w:rsidRPr="00822C2B" w:rsidRDefault="00B03AD1" w:rsidP="00B03AD1">
      <w:pPr>
        <w:pStyle w:val="NoSpacing"/>
        <w:rPr>
          <w:rFonts w:ascii="Courier New" w:hAnsi="Courier New" w:cs="Courier New"/>
        </w:rPr>
      </w:pPr>
    </w:p>
    <w:p w14:paraId="0602EC3A" w14:textId="77777777" w:rsidR="00B03AD1" w:rsidRPr="00822C2B" w:rsidRDefault="00B03AD1" w:rsidP="00B03AD1">
      <w:pPr>
        <w:pStyle w:val="NoSpacing"/>
        <w:rPr>
          <w:rFonts w:ascii="Courier New" w:hAnsi="Courier New" w:cs="Courier New"/>
        </w:rPr>
      </w:pPr>
    </w:p>
    <w:p w14:paraId="448E0A06" w14:textId="77777777" w:rsidR="00ED6CF4" w:rsidRDefault="00ED6CF4" w:rsidP="00B03AD1">
      <w:pPr>
        <w:pStyle w:val="NoSpacing"/>
        <w:rPr>
          <w:rFonts w:ascii="Courier New" w:hAnsi="Courier New" w:cs="Courier New"/>
          <w:b/>
          <w:bCs/>
          <w:sz w:val="48"/>
          <w:szCs w:val="48"/>
          <w:u w:val="single"/>
        </w:rPr>
      </w:pPr>
    </w:p>
    <w:p w14:paraId="1E9CC0B3" w14:textId="77777777" w:rsidR="00ED6CF4" w:rsidRDefault="00ED6CF4" w:rsidP="00B03AD1">
      <w:pPr>
        <w:pStyle w:val="NoSpacing"/>
        <w:rPr>
          <w:rFonts w:ascii="Courier New" w:hAnsi="Courier New" w:cs="Courier New"/>
          <w:b/>
          <w:bCs/>
          <w:sz w:val="48"/>
          <w:szCs w:val="48"/>
          <w:u w:val="single"/>
        </w:rPr>
      </w:pPr>
    </w:p>
    <w:p w14:paraId="09F3C4C5" w14:textId="182355BC" w:rsidR="00B03AD1" w:rsidRPr="00822C2B" w:rsidRDefault="00B03AD1" w:rsidP="00B03AD1">
      <w:pPr>
        <w:pStyle w:val="NoSpacing"/>
        <w:rPr>
          <w:rFonts w:ascii="Courier New" w:hAnsi="Courier New" w:cs="Courier New"/>
          <w:b/>
          <w:sz w:val="48"/>
          <w:szCs w:val="48"/>
          <w:u w:val="single"/>
        </w:rPr>
      </w:pPr>
      <w:r w:rsidRPr="00822C2B">
        <w:rPr>
          <w:rFonts w:ascii="Courier New" w:hAnsi="Courier New" w:cs="Courier New"/>
          <w:b/>
          <w:sz w:val="48"/>
          <w:szCs w:val="48"/>
          <w:u w:val="single"/>
        </w:rPr>
        <w:lastRenderedPageBreak/>
        <w:t>R5</w:t>
      </w:r>
    </w:p>
    <w:p w14:paraId="66CFFF27" w14:textId="442BC660" w:rsidR="008F5F7E" w:rsidRPr="00822C2B" w:rsidRDefault="00C404F3" w:rsidP="00B03AD1">
      <w:pPr>
        <w:pStyle w:val="NoSpacing"/>
        <w:rPr>
          <w:rFonts w:ascii="Courier New" w:hAnsi="Courier New" w:cs="Courier New"/>
          <w:b/>
          <w:sz w:val="48"/>
          <w:szCs w:val="48"/>
          <w:u w:val="single"/>
        </w:rPr>
      </w:pPr>
      <w:r w:rsidRPr="00822C2B">
        <w:rPr>
          <w:rFonts w:ascii="Courier New" w:hAnsi="Courier New" w:cs="Courier New"/>
          <w:b/>
          <w:bCs/>
          <w:noProof/>
          <w:sz w:val="48"/>
          <w:szCs w:val="48"/>
          <w:u w:val="single"/>
        </w:rPr>
        <w:drawing>
          <wp:inline distT="0" distB="0" distL="0" distR="0" wp14:anchorId="5E661D3A" wp14:editId="7E166DCB">
            <wp:extent cx="4553141" cy="7556500"/>
            <wp:effectExtent l="0" t="0" r="0" b="6350"/>
            <wp:docPr id="106893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30656" name=""/>
                    <pic:cNvPicPr/>
                  </pic:nvPicPr>
                  <pic:blipFill>
                    <a:blip r:embed="rId23"/>
                    <a:stretch>
                      <a:fillRect/>
                    </a:stretch>
                  </pic:blipFill>
                  <pic:spPr>
                    <a:xfrm>
                      <a:off x="0" y="0"/>
                      <a:ext cx="4555114" cy="7559775"/>
                    </a:xfrm>
                    <a:prstGeom prst="rect">
                      <a:avLst/>
                    </a:prstGeom>
                  </pic:spPr>
                </pic:pic>
              </a:graphicData>
            </a:graphic>
          </wp:inline>
        </w:drawing>
      </w:r>
    </w:p>
    <w:p w14:paraId="59F464A4" w14:textId="583BBC1E" w:rsidR="00C404F3" w:rsidRPr="00822C2B" w:rsidRDefault="0021464A" w:rsidP="00B03AD1">
      <w:pPr>
        <w:pStyle w:val="NoSpacing"/>
        <w:rPr>
          <w:rFonts w:ascii="Courier New" w:hAnsi="Courier New" w:cs="Courier New"/>
        </w:rPr>
      </w:pPr>
      <w:r w:rsidRPr="00822C2B">
        <w:rPr>
          <w:rFonts w:ascii="Courier New" w:hAnsi="Courier New" w:cs="Courier New"/>
          <w:noProof/>
        </w:rPr>
        <w:lastRenderedPageBreak/>
        <w:drawing>
          <wp:inline distT="0" distB="0" distL="0" distR="0" wp14:anchorId="06ACB321" wp14:editId="30505ED9">
            <wp:extent cx="5943600" cy="1459230"/>
            <wp:effectExtent l="0" t="0" r="0" b="7620"/>
            <wp:docPr id="39286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69825" name=""/>
                    <pic:cNvPicPr/>
                  </pic:nvPicPr>
                  <pic:blipFill>
                    <a:blip r:embed="rId24"/>
                    <a:stretch>
                      <a:fillRect/>
                    </a:stretch>
                  </pic:blipFill>
                  <pic:spPr>
                    <a:xfrm>
                      <a:off x="0" y="0"/>
                      <a:ext cx="5943600" cy="1459230"/>
                    </a:xfrm>
                    <a:prstGeom prst="rect">
                      <a:avLst/>
                    </a:prstGeom>
                  </pic:spPr>
                </pic:pic>
              </a:graphicData>
            </a:graphic>
          </wp:inline>
        </w:drawing>
      </w:r>
    </w:p>
    <w:p w14:paraId="67D066D2" w14:textId="7BADE9EF" w:rsidR="00B03AD1" w:rsidRPr="00822C2B" w:rsidRDefault="00B03AD1" w:rsidP="00B03AD1">
      <w:pPr>
        <w:pStyle w:val="NoSpacing"/>
        <w:rPr>
          <w:rFonts w:ascii="Courier New" w:hAnsi="Courier New" w:cs="Courier New"/>
        </w:rPr>
      </w:pPr>
      <w:r w:rsidRPr="00822C2B">
        <w:rPr>
          <w:rFonts w:ascii="Courier New" w:hAnsi="Courier New" w:cs="Courier New"/>
        </w:rPr>
        <w:t>version 16.9</w:t>
      </w:r>
    </w:p>
    <w:p w14:paraId="41057B6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service timestamps debug datetime msec</w:t>
      </w:r>
    </w:p>
    <w:p w14:paraId="0A5BF49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service timestamps log datetime msec</w:t>
      </w:r>
    </w:p>
    <w:p w14:paraId="04C2F3F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platform </w:t>
      </w:r>
      <w:proofErr w:type="spellStart"/>
      <w:r w:rsidRPr="00822C2B">
        <w:rPr>
          <w:rFonts w:ascii="Courier New" w:hAnsi="Courier New" w:cs="Courier New"/>
        </w:rPr>
        <w:t>qfp</w:t>
      </w:r>
      <w:proofErr w:type="spellEnd"/>
      <w:r w:rsidRPr="00822C2B">
        <w:rPr>
          <w:rFonts w:ascii="Courier New" w:hAnsi="Courier New" w:cs="Courier New"/>
        </w:rPr>
        <w:t xml:space="preserve"> utilization monitor load 80</w:t>
      </w:r>
    </w:p>
    <w:p w14:paraId="78B74AF3" w14:textId="660FA4D5" w:rsidR="00B03AD1" w:rsidRPr="00822C2B" w:rsidRDefault="00B03AD1" w:rsidP="00B03AD1">
      <w:pPr>
        <w:pStyle w:val="NoSpacing"/>
        <w:rPr>
          <w:rFonts w:ascii="Courier New" w:hAnsi="Courier New" w:cs="Courier New"/>
        </w:rPr>
      </w:pPr>
      <w:r w:rsidRPr="00822C2B">
        <w:rPr>
          <w:rFonts w:ascii="Courier New" w:hAnsi="Courier New" w:cs="Courier New"/>
        </w:rPr>
        <w:t>platform punt-keepalive disable-kernel-core</w:t>
      </w:r>
    </w:p>
    <w:p w14:paraId="221A73D8" w14:textId="67C4D824" w:rsidR="00B03AD1" w:rsidRPr="00822C2B" w:rsidRDefault="00B03AD1" w:rsidP="00B03AD1">
      <w:pPr>
        <w:pStyle w:val="NoSpacing"/>
        <w:rPr>
          <w:rFonts w:ascii="Courier New" w:hAnsi="Courier New" w:cs="Courier New"/>
        </w:rPr>
      </w:pPr>
      <w:r w:rsidRPr="00822C2B">
        <w:rPr>
          <w:rFonts w:ascii="Courier New" w:hAnsi="Courier New" w:cs="Courier New"/>
        </w:rPr>
        <w:t>hostname R5</w:t>
      </w:r>
    </w:p>
    <w:p w14:paraId="6BDADED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boot-start-marker</w:t>
      </w:r>
    </w:p>
    <w:p w14:paraId="16F62838" w14:textId="7CC50AA9" w:rsidR="00B03AD1" w:rsidRPr="00822C2B" w:rsidRDefault="00B03AD1" w:rsidP="00B03AD1">
      <w:pPr>
        <w:pStyle w:val="NoSpacing"/>
        <w:rPr>
          <w:rFonts w:ascii="Courier New" w:hAnsi="Courier New" w:cs="Courier New"/>
        </w:rPr>
      </w:pPr>
      <w:r w:rsidRPr="00822C2B">
        <w:rPr>
          <w:rFonts w:ascii="Courier New" w:hAnsi="Courier New" w:cs="Courier New"/>
        </w:rPr>
        <w:t>boot-end-</w:t>
      </w:r>
      <w:proofErr w:type="spellStart"/>
      <w:r w:rsidRPr="00822C2B">
        <w:rPr>
          <w:rFonts w:ascii="Courier New" w:hAnsi="Courier New" w:cs="Courier New"/>
        </w:rPr>
        <w:t>marke</w:t>
      </w:r>
      <w:proofErr w:type="spellEnd"/>
    </w:p>
    <w:p w14:paraId="2F9F7ADB" w14:textId="24F8D313"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vrf</w:t>
      </w:r>
      <w:proofErr w:type="spellEnd"/>
      <w:r w:rsidRPr="00822C2B">
        <w:rPr>
          <w:rFonts w:ascii="Courier New" w:hAnsi="Courier New" w:cs="Courier New"/>
        </w:rPr>
        <w:t xml:space="preserve"> definition </w:t>
      </w:r>
      <w:proofErr w:type="spellStart"/>
      <w:r w:rsidRPr="00822C2B">
        <w:rPr>
          <w:rFonts w:ascii="Courier New" w:hAnsi="Courier New" w:cs="Courier New"/>
        </w:rPr>
        <w:t>Mgmt-intf</w:t>
      </w:r>
      <w:proofErr w:type="spellEnd"/>
    </w:p>
    <w:p w14:paraId="1438FB9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address-family ipv4</w:t>
      </w:r>
    </w:p>
    <w:p w14:paraId="0027E297" w14:textId="02386B26"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exit-address-family</w:t>
      </w:r>
    </w:p>
    <w:p w14:paraId="152C59B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address-family ipv6</w:t>
      </w:r>
    </w:p>
    <w:p w14:paraId="5979D2B8" w14:textId="791A193C"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exit-address-family</w:t>
      </w:r>
    </w:p>
    <w:p w14:paraId="4BA70CA2" w14:textId="44A065A1" w:rsidR="00B03AD1" w:rsidRPr="00822C2B" w:rsidRDefault="00B03AD1" w:rsidP="00B03AD1">
      <w:pPr>
        <w:pStyle w:val="NoSpacing"/>
        <w:rPr>
          <w:rFonts w:ascii="Courier New" w:hAnsi="Courier New" w:cs="Courier New"/>
        </w:rPr>
      </w:pPr>
      <w:r w:rsidRPr="00822C2B">
        <w:rPr>
          <w:rFonts w:ascii="Courier New" w:hAnsi="Courier New" w:cs="Courier New"/>
        </w:rPr>
        <w:t xml:space="preserve">no </w:t>
      </w:r>
      <w:proofErr w:type="spellStart"/>
      <w:r w:rsidRPr="00822C2B">
        <w:rPr>
          <w:rFonts w:ascii="Courier New" w:hAnsi="Courier New" w:cs="Courier New"/>
        </w:rPr>
        <w:t>aaa</w:t>
      </w:r>
      <w:proofErr w:type="spellEnd"/>
      <w:r w:rsidRPr="00822C2B">
        <w:rPr>
          <w:rFonts w:ascii="Courier New" w:hAnsi="Courier New" w:cs="Courier New"/>
        </w:rPr>
        <w:t xml:space="preserve"> </w:t>
      </w:r>
      <w:proofErr w:type="gramStart"/>
      <w:r w:rsidRPr="00822C2B">
        <w:rPr>
          <w:rFonts w:ascii="Courier New" w:hAnsi="Courier New" w:cs="Courier New"/>
        </w:rPr>
        <w:t>new-model</w:t>
      </w:r>
      <w:proofErr w:type="gramEnd"/>
    </w:p>
    <w:p w14:paraId="6A58B028" w14:textId="3B6EEFFD" w:rsidR="00B03AD1" w:rsidRPr="00822C2B" w:rsidRDefault="00B03AD1" w:rsidP="00B03AD1">
      <w:pPr>
        <w:pStyle w:val="NoSpacing"/>
        <w:rPr>
          <w:rFonts w:ascii="Courier New" w:hAnsi="Courier New" w:cs="Courier New"/>
        </w:rPr>
      </w:pPr>
      <w:r w:rsidRPr="00822C2B">
        <w:rPr>
          <w:rFonts w:ascii="Courier New" w:hAnsi="Courier New" w:cs="Courier New"/>
        </w:rPr>
        <w:t>login on-success log</w:t>
      </w:r>
    </w:p>
    <w:p w14:paraId="732C8BEB" w14:textId="383250AB" w:rsidR="00B03AD1" w:rsidRPr="00822C2B" w:rsidRDefault="00B03AD1" w:rsidP="00B03AD1">
      <w:pPr>
        <w:pStyle w:val="NoSpacing"/>
        <w:rPr>
          <w:rFonts w:ascii="Courier New" w:hAnsi="Courier New" w:cs="Courier New"/>
        </w:rPr>
      </w:pPr>
      <w:r w:rsidRPr="00822C2B">
        <w:rPr>
          <w:rFonts w:ascii="Courier New" w:hAnsi="Courier New" w:cs="Courier New"/>
        </w:rPr>
        <w:t>subscriber templating</w:t>
      </w:r>
    </w:p>
    <w:p w14:paraId="0F00BB39"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vtp</w:t>
      </w:r>
      <w:proofErr w:type="spellEnd"/>
      <w:r w:rsidRPr="00822C2B">
        <w:rPr>
          <w:rFonts w:ascii="Courier New" w:hAnsi="Courier New" w:cs="Courier New"/>
        </w:rPr>
        <w:t xml:space="preserve"> domain cisco</w:t>
      </w:r>
    </w:p>
    <w:p w14:paraId="2A1B2F22"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vtp</w:t>
      </w:r>
      <w:proofErr w:type="spellEnd"/>
      <w:r w:rsidRPr="00822C2B">
        <w:rPr>
          <w:rFonts w:ascii="Courier New" w:hAnsi="Courier New" w:cs="Courier New"/>
        </w:rPr>
        <w:t xml:space="preserve"> mode transparent</w:t>
      </w:r>
    </w:p>
    <w:p w14:paraId="6FEBF26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ipv6 </w:t>
      </w:r>
      <w:proofErr w:type="gramStart"/>
      <w:r w:rsidRPr="00822C2B">
        <w:rPr>
          <w:rFonts w:ascii="Courier New" w:hAnsi="Courier New" w:cs="Courier New"/>
        </w:rPr>
        <w:t>unicast-routing</w:t>
      </w:r>
      <w:proofErr w:type="gramEnd"/>
    </w:p>
    <w:p w14:paraId="4E03760E" w14:textId="3CD6E713" w:rsidR="00B03AD1" w:rsidRPr="00822C2B" w:rsidRDefault="00B03AD1" w:rsidP="00B03AD1">
      <w:pPr>
        <w:pStyle w:val="NoSpacing"/>
        <w:rPr>
          <w:rFonts w:ascii="Courier New" w:hAnsi="Courier New" w:cs="Courier New"/>
        </w:rPr>
      </w:pPr>
      <w:r w:rsidRPr="00822C2B">
        <w:rPr>
          <w:rFonts w:ascii="Courier New" w:hAnsi="Courier New" w:cs="Courier New"/>
        </w:rPr>
        <w:t>multilink bundle-name authenticated</w:t>
      </w:r>
    </w:p>
    <w:p w14:paraId="75D4CAA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crypto </w:t>
      </w:r>
      <w:proofErr w:type="spellStart"/>
      <w:r w:rsidRPr="00822C2B">
        <w:rPr>
          <w:rFonts w:ascii="Courier New" w:hAnsi="Courier New" w:cs="Courier New"/>
        </w:rPr>
        <w:t>pki</w:t>
      </w:r>
      <w:proofErr w:type="spellEnd"/>
      <w:r w:rsidRPr="00822C2B">
        <w:rPr>
          <w:rFonts w:ascii="Courier New" w:hAnsi="Courier New" w:cs="Courier New"/>
        </w:rPr>
        <w:t xml:space="preserve"> </w:t>
      </w:r>
      <w:proofErr w:type="spellStart"/>
      <w:r w:rsidRPr="00822C2B">
        <w:rPr>
          <w:rFonts w:ascii="Courier New" w:hAnsi="Courier New" w:cs="Courier New"/>
        </w:rPr>
        <w:t>trustpoint</w:t>
      </w:r>
      <w:proofErr w:type="spellEnd"/>
      <w:r w:rsidRPr="00822C2B">
        <w:rPr>
          <w:rFonts w:ascii="Courier New" w:hAnsi="Courier New" w:cs="Courier New"/>
        </w:rPr>
        <w:t xml:space="preserve"> TP-self-signed-2105456491</w:t>
      </w:r>
    </w:p>
    <w:p w14:paraId="7F6E70A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enrollment </w:t>
      </w:r>
      <w:proofErr w:type="spellStart"/>
      <w:proofErr w:type="gramStart"/>
      <w:r w:rsidRPr="00822C2B">
        <w:rPr>
          <w:rFonts w:ascii="Courier New" w:hAnsi="Courier New" w:cs="Courier New"/>
        </w:rPr>
        <w:t>selfsigned</w:t>
      </w:r>
      <w:proofErr w:type="spellEnd"/>
      <w:proofErr w:type="gramEnd"/>
    </w:p>
    <w:p w14:paraId="4AE3D14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subject-name </w:t>
      </w:r>
      <w:proofErr w:type="spellStart"/>
      <w:r w:rsidRPr="00822C2B">
        <w:rPr>
          <w:rFonts w:ascii="Courier New" w:hAnsi="Courier New" w:cs="Courier New"/>
        </w:rPr>
        <w:t>cn</w:t>
      </w:r>
      <w:proofErr w:type="spellEnd"/>
      <w:r w:rsidRPr="00822C2B">
        <w:rPr>
          <w:rFonts w:ascii="Courier New" w:hAnsi="Courier New" w:cs="Courier New"/>
        </w:rPr>
        <w:t>=IOS-Self-Signed-Certificate-2105456491</w:t>
      </w:r>
    </w:p>
    <w:p w14:paraId="20E0E70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revocation-check none</w:t>
      </w:r>
    </w:p>
    <w:p w14:paraId="2C3BF16F" w14:textId="7F2CD4DA"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rsakeypair</w:t>
      </w:r>
      <w:proofErr w:type="spellEnd"/>
      <w:r w:rsidRPr="00822C2B">
        <w:rPr>
          <w:rFonts w:ascii="Courier New" w:hAnsi="Courier New" w:cs="Courier New"/>
        </w:rPr>
        <w:t xml:space="preserve"> TP-self-signed-2105456491</w:t>
      </w:r>
    </w:p>
    <w:p w14:paraId="12A9F35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crypto </w:t>
      </w:r>
      <w:proofErr w:type="spellStart"/>
      <w:r w:rsidRPr="00822C2B">
        <w:rPr>
          <w:rFonts w:ascii="Courier New" w:hAnsi="Courier New" w:cs="Courier New"/>
        </w:rPr>
        <w:t>pki</w:t>
      </w:r>
      <w:proofErr w:type="spellEnd"/>
      <w:r w:rsidRPr="00822C2B">
        <w:rPr>
          <w:rFonts w:ascii="Courier New" w:hAnsi="Courier New" w:cs="Courier New"/>
        </w:rPr>
        <w:t xml:space="preserve"> certificate chain TP-self-signed-2105456491</w:t>
      </w:r>
    </w:p>
    <w:p w14:paraId="1CE9E79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certificate self-signed 01</w:t>
      </w:r>
    </w:p>
    <w:p w14:paraId="546562A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30820330 30820218 A0030201 02020101 300D0609 2A864886 F70D0101 05050030</w:t>
      </w:r>
    </w:p>
    <w:p w14:paraId="50870E6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31312F30 2D060355 04031326 494F532D 53656C66 2D536967 6E65642D 43657274</w:t>
      </w:r>
    </w:p>
    <w:p w14:paraId="6840DF9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69666963 6174652D 32313035 34353634 3931301E 170D3236 30393134 31373531</w:t>
      </w:r>
    </w:p>
    <w:p w14:paraId="1BCF3B1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32365A17 0D333030 31303130 30303030 305A3031 312F302D 06035504 03132649</w:t>
      </w:r>
    </w:p>
    <w:p w14:paraId="781BA06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4F532D53 656C662D 5369676E 65642D43 65727469 66696361 74652D32 31303534</w:t>
      </w:r>
    </w:p>
    <w:p w14:paraId="56E5533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35363439 31308201 22300D06 092A8648 86F70D01 01010500 0382010F 00308201</w:t>
      </w:r>
    </w:p>
    <w:p w14:paraId="36B6C0B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0A028201 0100D42F C98751EC 7ACE15DD 29C451E2 664E78E7 1A1F0FF4 C26718DC</w:t>
      </w:r>
    </w:p>
    <w:p w14:paraId="1C0D2FB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lastRenderedPageBreak/>
        <w:t xml:space="preserve">  C918618A C7427B98 128962C6 69C32467 78566F42 657DF0F9 FF09EE47 692AF294</w:t>
      </w:r>
    </w:p>
    <w:p w14:paraId="40EC282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89AA5402 D7430B8B B2E5B665 ABB3BEEC 0FE0D1A9 57C2736E F0750F91 DC81C783</w:t>
      </w:r>
    </w:p>
    <w:p w14:paraId="3ECDC54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48572F54 21E2577B 4B511ED7 85FC1C07 FCD05CAF 03C9A2F6 0E76AB83 E72AD750</w:t>
      </w:r>
    </w:p>
    <w:p w14:paraId="7716DFF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96764CE5 B947D862 BD1CA18C 71A207ED C33F7FF4 74FF8E40 9A1E0A4F B0E6CFE4</w:t>
      </w:r>
    </w:p>
    <w:p w14:paraId="439B853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D5B6AE6A 3D2F9811 E69EBA80 0BBB7EF4 115A4F8E F69615F2 7C16C03D 016A3D32</w:t>
      </w:r>
    </w:p>
    <w:p w14:paraId="4051569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8FABE02D 09870A6D 1146AF9F 7A1595E7 CD129293 1A95399B C154CE73 0643C8CF</w:t>
      </w:r>
    </w:p>
    <w:p w14:paraId="0B736B4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0BDBBDCE 730171BB E3F3B5EC 1AB78A1A 8C7B650B B536E21D F9B19A3A 7954644C</w:t>
      </w:r>
    </w:p>
    <w:p w14:paraId="65E7FBE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52492876 910B0203 010001A3 53305130 0F060355 1D130101 FF040530 030101FF</w:t>
      </w:r>
    </w:p>
    <w:p w14:paraId="0FB8B19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301F0603 551D2304 18301680 149AD520 A13BA6EB DF3F794E A6DCC043 AC6F50AB</w:t>
      </w:r>
    </w:p>
    <w:p w14:paraId="3B81459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D5301D06 03551D0E 04160414 9AD520A1 3BA6EBDF 3F794EA6 DCC043AC 6F50ABD5</w:t>
      </w:r>
    </w:p>
    <w:p w14:paraId="6958A9D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300D0609 2A864886 F70D0101 05050003 82010100 598B2B95 6D33E4BF E26493E7</w:t>
      </w:r>
    </w:p>
    <w:p w14:paraId="0978AF7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9CBE9D30 5F6B3CA7 2E765BC0 AEC3A154 2533138F 3A048CD4 757C6E8C 03A436C0</w:t>
      </w:r>
    </w:p>
    <w:p w14:paraId="75EF521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8F7CD4C5 8CC9858F 933692D1 2BD807AD BD9AB554 17C1D293 8790387A E1D27E01</w:t>
      </w:r>
    </w:p>
    <w:p w14:paraId="792C7C7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1B5DAC53 91FFE4ED 13DF6B88 44D02657 C4BCFE41 22E9AF67 BED33C49 FDC77671</w:t>
      </w:r>
    </w:p>
    <w:p w14:paraId="3AAED74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E063A02A 49FD3681 7D03A03B 1D0C9103 A812A75C 08D2E874 DFEFEB74 83E7D803</w:t>
      </w:r>
    </w:p>
    <w:p w14:paraId="6085FC6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235EA1F8 4A2015F8 DE91212C 47F3F05C 72FFAFB0 87EBC45F B2F08B39 3F7B5237</w:t>
      </w:r>
    </w:p>
    <w:p w14:paraId="0F32244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20316A8C 27BEF1E7 DE3F6450 2A83F875 BA58740A EBC50990 679A5D15 E6015740</w:t>
      </w:r>
    </w:p>
    <w:p w14:paraId="11A5F47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42EC07F3 B2F9DFDC FD8444AA AE747698 D8A1DFE5 8CD6F197 B8D78239 A08938F4</w:t>
      </w:r>
    </w:p>
    <w:p w14:paraId="269F14D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A62AAB1E FF4D19BB 69F5B9F2 7819AD94 952C8C18</w:t>
      </w:r>
    </w:p>
    <w:p w14:paraId="69515A5C" w14:textId="2C90CFE0"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quit</w:t>
      </w:r>
    </w:p>
    <w:p w14:paraId="71045DC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license </w:t>
      </w:r>
      <w:proofErr w:type="spellStart"/>
      <w:r w:rsidRPr="00822C2B">
        <w:rPr>
          <w:rFonts w:ascii="Courier New" w:hAnsi="Courier New" w:cs="Courier New"/>
        </w:rPr>
        <w:t>udi</w:t>
      </w:r>
      <w:proofErr w:type="spellEnd"/>
      <w:r w:rsidRPr="00822C2B">
        <w:rPr>
          <w:rFonts w:ascii="Courier New" w:hAnsi="Courier New" w:cs="Courier New"/>
        </w:rPr>
        <w:t xml:space="preserve"> </w:t>
      </w:r>
      <w:proofErr w:type="spellStart"/>
      <w:r w:rsidRPr="00822C2B">
        <w:rPr>
          <w:rFonts w:ascii="Courier New" w:hAnsi="Courier New" w:cs="Courier New"/>
        </w:rPr>
        <w:t>pid</w:t>
      </w:r>
      <w:proofErr w:type="spellEnd"/>
      <w:r w:rsidRPr="00822C2B">
        <w:rPr>
          <w:rFonts w:ascii="Courier New" w:hAnsi="Courier New" w:cs="Courier New"/>
        </w:rPr>
        <w:t xml:space="preserve"> ISR4321/K9 </w:t>
      </w:r>
      <w:proofErr w:type="spellStart"/>
      <w:r w:rsidRPr="00822C2B">
        <w:rPr>
          <w:rFonts w:ascii="Courier New" w:hAnsi="Courier New" w:cs="Courier New"/>
        </w:rPr>
        <w:t>sn</w:t>
      </w:r>
      <w:proofErr w:type="spellEnd"/>
      <w:r w:rsidRPr="00822C2B">
        <w:rPr>
          <w:rFonts w:ascii="Courier New" w:hAnsi="Courier New" w:cs="Courier New"/>
        </w:rPr>
        <w:t xml:space="preserve"> FDO21482DWJ</w:t>
      </w:r>
    </w:p>
    <w:p w14:paraId="4F8F6E4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license boot level appxk9</w:t>
      </w:r>
    </w:p>
    <w:p w14:paraId="4C861D04" w14:textId="77777777" w:rsidR="00B03AD1" w:rsidRPr="00822C2B" w:rsidRDefault="00B03AD1" w:rsidP="00B03AD1">
      <w:pPr>
        <w:pStyle w:val="NoSpacing"/>
        <w:rPr>
          <w:rFonts w:ascii="Courier New" w:hAnsi="Courier New" w:cs="Courier New"/>
        </w:rPr>
      </w:pPr>
      <w:proofErr w:type="gramStart"/>
      <w:r w:rsidRPr="00822C2B">
        <w:rPr>
          <w:rFonts w:ascii="Courier New" w:hAnsi="Courier New" w:cs="Courier New"/>
        </w:rPr>
        <w:t>no</w:t>
      </w:r>
      <w:proofErr w:type="gramEnd"/>
      <w:r w:rsidRPr="00822C2B">
        <w:rPr>
          <w:rFonts w:ascii="Courier New" w:hAnsi="Courier New" w:cs="Courier New"/>
        </w:rPr>
        <w:t xml:space="preserve"> license smart enable</w:t>
      </w:r>
    </w:p>
    <w:p w14:paraId="28ABC777" w14:textId="01983CFD" w:rsidR="00B03AD1" w:rsidRPr="00822C2B" w:rsidRDefault="00B03AD1" w:rsidP="00B03AD1">
      <w:pPr>
        <w:pStyle w:val="NoSpacing"/>
        <w:rPr>
          <w:rFonts w:ascii="Courier New" w:hAnsi="Courier New" w:cs="Courier New"/>
        </w:rPr>
      </w:pPr>
      <w:r w:rsidRPr="00822C2B">
        <w:rPr>
          <w:rFonts w:ascii="Courier New" w:hAnsi="Courier New" w:cs="Courier New"/>
        </w:rPr>
        <w:t>diagnostic bootup level minimal</w:t>
      </w:r>
    </w:p>
    <w:p w14:paraId="6EDDCC96" w14:textId="4D9809A2" w:rsidR="00B03AD1" w:rsidRPr="00822C2B" w:rsidRDefault="00B03AD1" w:rsidP="00B03AD1">
      <w:pPr>
        <w:pStyle w:val="NoSpacing"/>
        <w:rPr>
          <w:rFonts w:ascii="Courier New" w:hAnsi="Courier New" w:cs="Courier New"/>
        </w:rPr>
      </w:pPr>
      <w:r w:rsidRPr="00822C2B">
        <w:rPr>
          <w:rFonts w:ascii="Courier New" w:hAnsi="Courier New" w:cs="Courier New"/>
        </w:rPr>
        <w:t>spanning-tree extend system-id</w:t>
      </w:r>
    </w:p>
    <w:p w14:paraId="4DFE7F0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redundancy</w:t>
      </w:r>
    </w:p>
    <w:p w14:paraId="001B0502" w14:textId="62418A40"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mode none</w:t>
      </w:r>
    </w:p>
    <w:p w14:paraId="279BCFC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Loopback0</w:t>
      </w:r>
    </w:p>
    <w:p w14:paraId="1F7EEC0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address 10.255.0.5 255.255.255.255</w:t>
      </w:r>
    </w:p>
    <w:p w14:paraId="6331652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address 2001:DB</w:t>
      </w:r>
      <w:proofErr w:type="gramStart"/>
      <w:r w:rsidRPr="00822C2B">
        <w:rPr>
          <w:rFonts w:ascii="Courier New" w:hAnsi="Courier New" w:cs="Courier New"/>
        </w:rPr>
        <w:t>8:FEED::</w:t>
      </w:r>
      <w:proofErr w:type="gramEnd"/>
      <w:r w:rsidRPr="00822C2B">
        <w:rPr>
          <w:rFonts w:ascii="Courier New" w:hAnsi="Courier New" w:cs="Courier New"/>
        </w:rPr>
        <w:t>5/128</w:t>
      </w:r>
    </w:p>
    <w:p w14:paraId="7902E4E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ospfv3 1 ipv6 area 1</w:t>
      </w:r>
    </w:p>
    <w:p w14:paraId="7F157525" w14:textId="354D7A5C" w:rsidR="00B03AD1" w:rsidRPr="00822C2B" w:rsidRDefault="00B03AD1" w:rsidP="00B03AD1">
      <w:pPr>
        <w:pStyle w:val="NoSpacing"/>
        <w:rPr>
          <w:rFonts w:ascii="Courier New" w:hAnsi="Courier New" w:cs="Courier New"/>
        </w:rPr>
      </w:pPr>
    </w:p>
    <w:p w14:paraId="753C01D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GigabitEthernet0/0/0</w:t>
      </w:r>
    </w:p>
    <w:p w14:paraId="1A1FFA5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address 10.0.0.6 255.255.255.252</w:t>
      </w:r>
    </w:p>
    <w:p w14:paraId="57D29B1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lastRenderedPageBreak/>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w:t>
      </w:r>
      <w:proofErr w:type="spellStart"/>
      <w:r w:rsidRPr="00822C2B">
        <w:rPr>
          <w:rFonts w:ascii="Courier New" w:hAnsi="Courier New" w:cs="Courier New"/>
        </w:rPr>
        <w:t>ospf</w:t>
      </w:r>
      <w:proofErr w:type="spellEnd"/>
      <w:r w:rsidRPr="00822C2B">
        <w:rPr>
          <w:rFonts w:ascii="Courier New" w:hAnsi="Courier New" w:cs="Courier New"/>
        </w:rPr>
        <w:t xml:space="preserve"> 1 area 0</w:t>
      </w:r>
    </w:p>
    <w:p w14:paraId="45958F6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negotiation auto</w:t>
      </w:r>
    </w:p>
    <w:p w14:paraId="15AA995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address 2001:DB8:0:</w:t>
      </w:r>
      <w:proofErr w:type="gramStart"/>
      <w:r w:rsidRPr="00822C2B">
        <w:rPr>
          <w:rFonts w:ascii="Courier New" w:hAnsi="Courier New" w:cs="Courier New"/>
        </w:rPr>
        <w:t>2::</w:t>
      </w:r>
      <w:proofErr w:type="gramEnd"/>
      <w:r w:rsidRPr="00822C2B">
        <w:rPr>
          <w:rFonts w:ascii="Courier New" w:hAnsi="Courier New" w:cs="Courier New"/>
        </w:rPr>
        <w:t>2/64</w:t>
      </w:r>
    </w:p>
    <w:p w14:paraId="0A0A5865" w14:textId="48726DA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w:t>
      </w:r>
      <w:proofErr w:type="spellStart"/>
      <w:r w:rsidRPr="00822C2B">
        <w:rPr>
          <w:rFonts w:ascii="Courier New" w:hAnsi="Courier New" w:cs="Courier New"/>
        </w:rPr>
        <w:t>ospf</w:t>
      </w:r>
      <w:proofErr w:type="spellEnd"/>
      <w:r w:rsidRPr="00822C2B">
        <w:rPr>
          <w:rFonts w:ascii="Courier New" w:hAnsi="Courier New" w:cs="Courier New"/>
        </w:rPr>
        <w:t xml:space="preserve"> 1 area 0</w:t>
      </w:r>
    </w:p>
    <w:p w14:paraId="49EDE01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GigabitEthernet0/0/1</w:t>
      </w:r>
    </w:p>
    <w:p w14:paraId="45BA1A6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address 10.0.3.1 255.255.255.252</w:t>
      </w:r>
    </w:p>
    <w:p w14:paraId="0F93078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w:t>
      </w:r>
      <w:proofErr w:type="spellStart"/>
      <w:r w:rsidRPr="00822C2B">
        <w:rPr>
          <w:rFonts w:ascii="Courier New" w:hAnsi="Courier New" w:cs="Courier New"/>
        </w:rPr>
        <w:t>ospf</w:t>
      </w:r>
      <w:proofErr w:type="spellEnd"/>
      <w:r w:rsidRPr="00822C2B">
        <w:rPr>
          <w:rFonts w:ascii="Courier New" w:hAnsi="Courier New" w:cs="Courier New"/>
        </w:rPr>
        <w:t xml:space="preserve"> 1 area 0</w:t>
      </w:r>
    </w:p>
    <w:p w14:paraId="1693BAE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negotiation auto</w:t>
      </w:r>
    </w:p>
    <w:p w14:paraId="3C75FDF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address 2001:DB8:3:</w:t>
      </w:r>
      <w:proofErr w:type="gramStart"/>
      <w:r w:rsidRPr="00822C2B">
        <w:rPr>
          <w:rFonts w:ascii="Courier New" w:hAnsi="Courier New" w:cs="Courier New"/>
        </w:rPr>
        <w:t>1::</w:t>
      </w:r>
      <w:proofErr w:type="gramEnd"/>
      <w:r w:rsidRPr="00822C2B">
        <w:rPr>
          <w:rFonts w:ascii="Courier New" w:hAnsi="Courier New" w:cs="Courier New"/>
        </w:rPr>
        <w:t>1/64</w:t>
      </w:r>
    </w:p>
    <w:p w14:paraId="64457F5C" w14:textId="2753DC7E"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w:t>
      </w:r>
      <w:proofErr w:type="spellStart"/>
      <w:r w:rsidRPr="00822C2B">
        <w:rPr>
          <w:rFonts w:ascii="Courier New" w:hAnsi="Courier New" w:cs="Courier New"/>
        </w:rPr>
        <w:t>ospf</w:t>
      </w:r>
      <w:proofErr w:type="spellEnd"/>
      <w:r w:rsidRPr="00822C2B">
        <w:rPr>
          <w:rFonts w:ascii="Courier New" w:hAnsi="Courier New" w:cs="Courier New"/>
        </w:rPr>
        <w:t xml:space="preserve"> 1 area 0</w:t>
      </w:r>
    </w:p>
    <w:p w14:paraId="5933CC8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Serial0/1/0</w:t>
      </w:r>
    </w:p>
    <w:p w14:paraId="333B3F2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2957C3F1" w14:textId="2D659BD3"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shutdown</w:t>
      </w:r>
    </w:p>
    <w:p w14:paraId="2704CB6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Serial0/1/1</w:t>
      </w:r>
    </w:p>
    <w:p w14:paraId="7DFBC02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6173D7E0" w14:textId="07436232"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shutdown</w:t>
      </w:r>
    </w:p>
    <w:p w14:paraId="342D91D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GigabitEthernet0</w:t>
      </w:r>
    </w:p>
    <w:p w14:paraId="5340499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vrf</w:t>
      </w:r>
      <w:proofErr w:type="spellEnd"/>
      <w:r w:rsidRPr="00822C2B">
        <w:rPr>
          <w:rFonts w:ascii="Courier New" w:hAnsi="Courier New" w:cs="Courier New"/>
        </w:rPr>
        <w:t xml:space="preserve"> forwarding </w:t>
      </w:r>
      <w:proofErr w:type="spellStart"/>
      <w:r w:rsidRPr="00822C2B">
        <w:rPr>
          <w:rFonts w:ascii="Courier New" w:hAnsi="Courier New" w:cs="Courier New"/>
        </w:rPr>
        <w:t>Mgmt-intf</w:t>
      </w:r>
      <w:proofErr w:type="spellEnd"/>
    </w:p>
    <w:p w14:paraId="6454A61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1E75621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shutdown</w:t>
      </w:r>
    </w:p>
    <w:p w14:paraId="205E1C6C" w14:textId="5122128D"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negotiation auto</w:t>
      </w:r>
    </w:p>
    <w:p w14:paraId="55752B8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router ospfv3 1</w:t>
      </w:r>
    </w:p>
    <w:p w14:paraId="3A48B7AE" w14:textId="3579CA76"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router-id 5.5.5.5</w:t>
      </w:r>
    </w:p>
    <w:p w14:paraId="12BB533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address-family ipv6 unicast</w:t>
      </w:r>
    </w:p>
    <w:p w14:paraId="3774705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area 1 virtual-link 1.1.1.1</w:t>
      </w:r>
    </w:p>
    <w:p w14:paraId="66F8537C" w14:textId="31987BCA"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exit-address-family</w:t>
      </w:r>
    </w:p>
    <w:p w14:paraId="5FA79BB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router </w:t>
      </w:r>
      <w:proofErr w:type="spellStart"/>
      <w:r w:rsidRPr="00822C2B">
        <w:rPr>
          <w:rFonts w:ascii="Courier New" w:hAnsi="Courier New" w:cs="Courier New"/>
        </w:rPr>
        <w:t>ospf</w:t>
      </w:r>
      <w:proofErr w:type="spellEnd"/>
      <w:r w:rsidRPr="00822C2B">
        <w:rPr>
          <w:rFonts w:ascii="Courier New" w:hAnsi="Courier New" w:cs="Courier New"/>
        </w:rPr>
        <w:t xml:space="preserve"> 1</w:t>
      </w:r>
    </w:p>
    <w:p w14:paraId="3C0E2D0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router-id 5.5.5.5</w:t>
      </w:r>
    </w:p>
    <w:p w14:paraId="06E3169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area 1 virtual-link 1.1.1.1</w:t>
      </w:r>
    </w:p>
    <w:p w14:paraId="50E5F0D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network 10.255.0.5 0.0.0.0 area 1</w:t>
      </w:r>
    </w:p>
    <w:p w14:paraId="2055A0C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network 172.16.4.0 0.0.0.255 area 1</w:t>
      </w:r>
    </w:p>
    <w:p w14:paraId="703AA775" w14:textId="1A05C48F"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network 172.16.6.0 0.0.0.255 area 3</w:t>
      </w:r>
    </w:p>
    <w:p w14:paraId="15373608"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forward-protocol </w:t>
      </w:r>
      <w:proofErr w:type="spellStart"/>
      <w:r w:rsidRPr="00822C2B">
        <w:rPr>
          <w:rFonts w:ascii="Courier New" w:hAnsi="Courier New" w:cs="Courier New"/>
        </w:rPr>
        <w:t>nd</w:t>
      </w:r>
      <w:proofErr w:type="spellEnd"/>
    </w:p>
    <w:p w14:paraId="02209492"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http server</w:t>
      </w:r>
    </w:p>
    <w:p w14:paraId="36F05957"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http authentication local</w:t>
      </w:r>
    </w:p>
    <w:p w14:paraId="3DA03035"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http </w:t>
      </w:r>
      <w:proofErr w:type="gramStart"/>
      <w:r w:rsidRPr="00822C2B">
        <w:rPr>
          <w:rFonts w:ascii="Courier New" w:hAnsi="Courier New" w:cs="Courier New"/>
        </w:rPr>
        <w:t>secure-server</w:t>
      </w:r>
      <w:proofErr w:type="gramEnd"/>
    </w:p>
    <w:p w14:paraId="30F26ED7" w14:textId="189BA8CA"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w:t>
      </w:r>
      <w:proofErr w:type="spellStart"/>
      <w:r w:rsidRPr="00822C2B">
        <w:rPr>
          <w:rFonts w:ascii="Courier New" w:hAnsi="Courier New" w:cs="Courier New"/>
        </w:rPr>
        <w:t>tftp</w:t>
      </w:r>
      <w:proofErr w:type="spellEnd"/>
      <w:r w:rsidRPr="00822C2B">
        <w:rPr>
          <w:rFonts w:ascii="Courier New" w:hAnsi="Courier New" w:cs="Courier New"/>
        </w:rPr>
        <w:t xml:space="preserve"> source-interface GigabitEthernet0</w:t>
      </w:r>
    </w:p>
    <w:p w14:paraId="5E395F06" w14:textId="22D9769A" w:rsidR="00B03AD1" w:rsidRPr="00822C2B" w:rsidRDefault="00B03AD1" w:rsidP="00B03AD1">
      <w:pPr>
        <w:pStyle w:val="NoSpacing"/>
        <w:rPr>
          <w:rFonts w:ascii="Courier New" w:hAnsi="Courier New" w:cs="Courier New"/>
        </w:rPr>
      </w:pPr>
      <w:r w:rsidRPr="00822C2B">
        <w:rPr>
          <w:rFonts w:ascii="Courier New" w:hAnsi="Courier New" w:cs="Courier New"/>
        </w:rPr>
        <w:t>control-plane</w:t>
      </w:r>
    </w:p>
    <w:p w14:paraId="59FF4AB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line con 0</w:t>
      </w:r>
    </w:p>
    <w:p w14:paraId="31E2FB2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transport input none</w:t>
      </w:r>
    </w:p>
    <w:p w14:paraId="6BCA778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stopbits</w:t>
      </w:r>
      <w:proofErr w:type="spellEnd"/>
      <w:r w:rsidRPr="00822C2B">
        <w:rPr>
          <w:rFonts w:ascii="Courier New" w:hAnsi="Courier New" w:cs="Courier New"/>
        </w:rPr>
        <w:t xml:space="preserve"> 1</w:t>
      </w:r>
    </w:p>
    <w:p w14:paraId="5158B79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line aux 0</w:t>
      </w:r>
    </w:p>
    <w:p w14:paraId="5387AFD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stopbits</w:t>
      </w:r>
      <w:proofErr w:type="spellEnd"/>
      <w:r w:rsidRPr="00822C2B">
        <w:rPr>
          <w:rFonts w:ascii="Courier New" w:hAnsi="Courier New" w:cs="Courier New"/>
        </w:rPr>
        <w:t xml:space="preserve"> 1</w:t>
      </w:r>
    </w:p>
    <w:p w14:paraId="177277D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line </w:t>
      </w:r>
      <w:proofErr w:type="spellStart"/>
      <w:r w:rsidRPr="00822C2B">
        <w:rPr>
          <w:rFonts w:ascii="Courier New" w:hAnsi="Courier New" w:cs="Courier New"/>
        </w:rPr>
        <w:t>vty</w:t>
      </w:r>
      <w:proofErr w:type="spellEnd"/>
      <w:r w:rsidRPr="00822C2B">
        <w:rPr>
          <w:rFonts w:ascii="Courier New" w:hAnsi="Courier New" w:cs="Courier New"/>
        </w:rPr>
        <w:t xml:space="preserve"> 0 4</w:t>
      </w:r>
    </w:p>
    <w:p w14:paraId="7487DDCA" w14:textId="2E2CA42F"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login</w:t>
      </w:r>
    </w:p>
    <w:p w14:paraId="1B549183" w14:textId="633F9EA3" w:rsidR="00B03AD1" w:rsidRPr="00822C2B" w:rsidRDefault="00341BAA" w:rsidP="00B03AD1">
      <w:pPr>
        <w:pStyle w:val="NoSpacing"/>
        <w:rPr>
          <w:rFonts w:ascii="Courier New" w:hAnsi="Courier New" w:cs="Courier New"/>
        </w:rPr>
      </w:pPr>
      <w:r>
        <w:rPr>
          <w:rFonts w:ascii="Courier New" w:hAnsi="Courier New" w:cs="Courier New"/>
        </w:rPr>
        <w:t>e</w:t>
      </w:r>
      <w:r w:rsidR="00B03AD1" w:rsidRPr="00822C2B">
        <w:rPr>
          <w:rFonts w:ascii="Courier New" w:hAnsi="Courier New" w:cs="Courier New"/>
        </w:rPr>
        <w:t>nd</w:t>
      </w:r>
    </w:p>
    <w:p w14:paraId="165EFD46" w14:textId="77777777" w:rsidR="00B03AD1" w:rsidRPr="00822C2B" w:rsidRDefault="00B03AD1" w:rsidP="00B03AD1">
      <w:pPr>
        <w:pStyle w:val="NoSpacing"/>
        <w:rPr>
          <w:rFonts w:ascii="Courier New" w:hAnsi="Courier New" w:cs="Courier New"/>
        </w:rPr>
      </w:pPr>
    </w:p>
    <w:p w14:paraId="55272020" w14:textId="77777777" w:rsidR="00B03AD1" w:rsidRPr="00822C2B" w:rsidRDefault="00B03AD1" w:rsidP="00B03AD1">
      <w:pPr>
        <w:pStyle w:val="NoSpacing"/>
        <w:rPr>
          <w:rFonts w:ascii="Courier New" w:hAnsi="Courier New" w:cs="Courier New"/>
        </w:rPr>
      </w:pPr>
    </w:p>
    <w:p w14:paraId="59084038" w14:textId="77777777" w:rsidR="00B03AD1" w:rsidRPr="00822C2B" w:rsidRDefault="00B03AD1" w:rsidP="00B03AD1">
      <w:pPr>
        <w:pStyle w:val="NoSpacing"/>
        <w:rPr>
          <w:rFonts w:ascii="Courier New" w:hAnsi="Courier New" w:cs="Courier New"/>
        </w:rPr>
      </w:pPr>
    </w:p>
    <w:p w14:paraId="4AA06A9C" w14:textId="77777777" w:rsidR="00ED6CF4" w:rsidRDefault="00ED6CF4" w:rsidP="00B03AD1">
      <w:pPr>
        <w:pStyle w:val="NoSpacing"/>
        <w:rPr>
          <w:rFonts w:ascii="Courier New" w:hAnsi="Courier New" w:cs="Courier New"/>
          <w:b/>
          <w:bCs/>
          <w:sz w:val="48"/>
          <w:szCs w:val="48"/>
          <w:u w:val="single"/>
        </w:rPr>
      </w:pPr>
    </w:p>
    <w:p w14:paraId="46436EC7" w14:textId="0726CAD3" w:rsidR="00B03AD1" w:rsidRPr="00822C2B" w:rsidRDefault="00B03AD1" w:rsidP="00B03AD1">
      <w:pPr>
        <w:pStyle w:val="NoSpacing"/>
        <w:rPr>
          <w:rFonts w:ascii="Courier New" w:hAnsi="Courier New" w:cs="Courier New"/>
          <w:b/>
          <w:sz w:val="48"/>
          <w:szCs w:val="48"/>
          <w:u w:val="single"/>
        </w:rPr>
      </w:pPr>
      <w:r w:rsidRPr="00822C2B">
        <w:rPr>
          <w:rFonts w:ascii="Courier New" w:hAnsi="Courier New" w:cs="Courier New"/>
          <w:b/>
          <w:sz w:val="48"/>
          <w:szCs w:val="48"/>
          <w:u w:val="single"/>
        </w:rPr>
        <w:lastRenderedPageBreak/>
        <w:t>R6</w:t>
      </w:r>
    </w:p>
    <w:p w14:paraId="59549201" w14:textId="3B6A58B4" w:rsidR="00EA56D8" w:rsidRPr="00822C2B" w:rsidRDefault="00C27446" w:rsidP="00B03AD1">
      <w:pPr>
        <w:pStyle w:val="NoSpacing"/>
        <w:rPr>
          <w:rFonts w:ascii="Courier New" w:hAnsi="Courier New" w:cs="Courier New"/>
          <w:b/>
          <w:sz w:val="48"/>
          <w:szCs w:val="48"/>
          <w:u w:val="single"/>
        </w:rPr>
      </w:pPr>
      <w:r w:rsidRPr="00822C2B">
        <w:rPr>
          <w:rFonts w:ascii="Courier New" w:hAnsi="Courier New" w:cs="Courier New"/>
          <w:b/>
          <w:noProof/>
          <w:sz w:val="48"/>
          <w:szCs w:val="48"/>
          <w:u w:val="single"/>
        </w:rPr>
        <w:drawing>
          <wp:inline distT="0" distB="0" distL="0" distR="0" wp14:anchorId="79D9C05D" wp14:editId="4852175E">
            <wp:extent cx="4360747" cy="7749251"/>
            <wp:effectExtent l="0" t="0" r="1905" b="4445"/>
            <wp:docPr id="76900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07412" name=""/>
                    <pic:cNvPicPr/>
                  </pic:nvPicPr>
                  <pic:blipFill>
                    <a:blip r:embed="rId25"/>
                    <a:stretch>
                      <a:fillRect/>
                    </a:stretch>
                  </pic:blipFill>
                  <pic:spPr>
                    <a:xfrm>
                      <a:off x="0" y="0"/>
                      <a:ext cx="4363382" cy="7753934"/>
                    </a:xfrm>
                    <a:prstGeom prst="rect">
                      <a:avLst/>
                    </a:prstGeom>
                  </pic:spPr>
                </pic:pic>
              </a:graphicData>
            </a:graphic>
          </wp:inline>
        </w:drawing>
      </w:r>
    </w:p>
    <w:p w14:paraId="7D5DF1AE" w14:textId="047120FD" w:rsidR="00C27446" w:rsidRPr="00822C2B" w:rsidRDefault="00B818F4" w:rsidP="00B03AD1">
      <w:pPr>
        <w:pStyle w:val="NoSpacing"/>
        <w:rPr>
          <w:rFonts w:ascii="Courier New" w:hAnsi="Courier New" w:cs="Courier New"/>
        </w:rPr>
      </w:pPr>
      <w:r w:rsidRPr="00822C2B">
        <w:rPr>
          <w:rFonts w:ascii="Courier New" w:hAnsi="Courier New" w:cs="Courier New"/>
          <w:noProof/>
        </w:rPr>
        <w:lastRenderedPageBreak/>
        <w:drawing>
          <wp:inline distT="0" distB="0" distL="0" distR="0" wp14:anchorId="030B3E4A" wp14:editId="1B10D253">
            <wp:extent cx="5943600" cy="1409065"/>
            <wp:effectExtent l="0" t="0" r="0" b="635"/>
            <wp:docPr id="32306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64100" name=""/>
                    <pic:cNvPicPr/>
                  </pic:nvPicPr>
                  <pic:blipFill>
                    <a:blip r:embed="rId26"/>
                    <a:stretch>
                      <a:fillRect/>
                    </a:stretch>
                  </pic:blipFill>
                  <pic:spPr>
                    <a:xfrm>
                      <a:off x="0" y="0"/>
                      <a:ext cx="5943600" cy="1409065"/>
                    </a:xfrm>
                    <a:prstGeom prst="rect">
                      <a:avLst/>
                    </a:prstGeom>
                  </pic:spPr>
                </pic:pic>
              </a:graphicData>
            </a:graphic>
          </wp:inline>
        </w:drawing>
      </w:r>
    </w:p>
    <w:p w14:paraId="23FD96E5" w14:textId="10573A22" w:rsidR="00B03AD1" w:rsidRPr="00822C2B" w:rsidRDefault="00B03AD1" w:rsidP="00B03AD1">
      <w:pPr>
        <w:pStyle w:val="NoSpacing"/>
        <w:rPr>
          <w:rFonts w:ascii="Courier New" w:hAnsi="Courier New" w:cs="Courier New"/>
        </w:rPr>
      </w:pPr>
      <w:r w:rsidRPr="00822C2B">
        <w:rPr>
          <w:rFonts w:ascii="Courier New" w:hAnsi="Courier New" w:cs="Courier New"/>
        </w:rPr>
        <w:t>version 16.9</w:t>
      </w:r>
    </w:p>
    <w:p w14:paraId="5292976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service timestamps debug datetime msec</w:t>
      </w:r>
    </w:p>
    <w:p w14:paraId="5CC7E7F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service timestamps log datetime msec</w:t>
      </w:r>
    </w:p>
    <w:p w14:paraId="7C1AF7D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platform </w:t>
      </w:r>
      <w:proofErr w:type="spellStart"/>
      <w:r w:rsidRPr="00822C2B">
        <w:rPr>
          <w:rFonts w:ascii="Courier New" w:hAnsi="Courier New" w:cs="Courier New"/>
        </w:rPr>
        <w:t>qfp</w:t>
      </w:r>
      <w:proofErr w:type="spellEnd"/>
      <w:r w:rsidRPr="00822C2B">
        <w:rPr>
          <w:rFonts w:ascii="Courier New" w:hAnsi="Courier New" w:cs="Courier New"/>
        </w:rPr>
        <w:t xml:space="preserve"> utilization monitor load 80</w:t>
      </w:r>
    </w:p>
    <w:p w14:paraId="5B6CD297" w14:textId="677B7276" w:rsidR="00B03AD1" w:rsidRPr="00822C2B" w:rsidRDefault="00B03AD1" w:rsidP="00B03AD1">
      <w:pPr>
        <w:pStyle w:val="NoSpacing"/>
        <w:rPr>
          <w:rFonts w:ascii="Courier New" w:hAnsi="Courier New" w:cs="Courier New"/>
        </w:rPr>
      </w:pPr>
      <w:r w:rsidRPr="00822C2B">
        <w:rPr>
          <w:rFonts w:ascii="Courier New" w:hAnsi="Courier New" w:cs="Courier New"/>
        </w:rPr>
        <w:t>platform punt-keepalive disable-kernel-core</w:t>
      </w:r>
    </w:p>
    <w:p w14:paraId="08DE0FA0" w14:textId="104DEED7" w:rsidR="00B03AD1" w:rsidRPr="00822C2B" w:rsidRDefault="00B03AD1" w:rsidP="00B03AD1">
      <w:pPr>
        <w:pStyle w:val="NoSpacing"/>
        <w:rPr>
          <w:rFonts w:ascii="Courier New" w:hAnsi="Courier New" w:cs="Courier New"/>
        </w:rPr>
      </w:pPr>
      <w:r w:rsidRPr="00822C2B">
        <w:rPr>
          <w:rFonts w:ascii="Courier New" w:hAnsi="Courier New" w:cs="Courier New"/>
        </w:rPr>
        <w:t>hostname R6</w:t>
      </w:r>
    </w:p>
    <w:p w14:paraId="4A0A166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boot-start-marker</w:t>
      </w:r>
    </w:p>
    <w:p w14:paraId="083B9309" w14:textId="24D3AEC8" w:rsidR="00B03AD1" w:rsidRPr="00822C2B" w:rsidRDefault="00B03AD1" w:rsidP="00B03AD1">
      <w:pPr>
        <w:pStyle w:val="NoSpacing"/>
        <w:rPr>
          <w:rFonts w:ascii="Courier New" w:hAnsi="Courier New" w:cs="Courier New"/>
        </w:rPr>
      </w:pPr>
      <w:r w:rsidRPr="00822C2B">
        <w:rPr>
          <w:rFonts w:ascii="Courier New" w:hAnsi="Courier New" w:cs="Courier New"/>
        </w:rPr>
        <w:t>boot-end-marker</w:t>
      </w:r>
    </w:p>
    <w:p w14:paraId="2710D8C3" w14:textId="7A9ED2AB"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vrf</w:t>
      </w:r>
      <w:proofErr w:type="spellEnd"/>
      <w:r w:rsidRPr="00822C2B">
        <w:rPr>
          <w:rFonts w:ascii="Courier New" w:hAnsi="Courier New" w:cs="Courier New"/>
        </w:rPr>
        <w:t xml:space="preserve"> definition </w:t>
      </w:r>
      <w:proofErr w:type="spellStart"/>
      <w:r w:rsidRPr="00822C2B">
        <w:rPr>
          <w:rFonts w:ascii="Courier New" w:hAnsi="Courier New" w:cs="Courier New"/>
        </w:rPr>
        <w:t>Mgmt-intf</w:t>
      </w:r>
      <w:proofErr w:type="spellEnd"/>
    </w:p>
    <w:p w14:paraId="4C588A6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address-family ipv4</w:t>
      </w:r>
    </w:p>
    <w:p w14:paraId="4A743DEE" w14:textId="1774FA23"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exit-address-family</w:t>
      </w:r>
    </w:p>
    <w:p w14:paraId="6878A04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address-family ipv6</w:t>
      </w:r>
    </w:p>
    <w:p w14:paraId="5C8542E5" w14:textId="29A778F5"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exit-address-family</w:t>
      </w:r>
    </w:p>
    <w:p w14:paraId="2E7635D4" w14:textId="0CA7A9EF" w:rsidR="00B03AD1" w:rsidRPr="00822C2B" w:rsidRDefault="00B03AD1" w:rsidP="00B03AD1">
      <w:pPr>
        <w:pStyle w:val="NoSpacing"/>
        <w:rPr>
          <w:rFonts w:ascii="Courier New" w:hAnsi="Courier New" w:cs="Courier New"/>
        </w:rPr>
      </w:pPr>
      <w:r w:rsidRPr="00822C2B">
        <w:rPr>
          <w:rFonts w:ascii="Courier New" w:hAnsi="Courier New" w:cs="Courier New"/>
        </w:rPr>
        <w:t xml:space="preserve">no </w:t>
      </w:r>
      <w:proofErr w:type="spellStart"/>
      <w:r w:rsidRPr="00822C2B">
        <w:rPr>
          <w:rFonts w:ascii="Courier New" w:hAnsi="Courier New" w:cs="Courier New"/>
        </w:rPr>
        <w:t>aaa</w:t>
      </w:r>
      <w:proofErr w:type="spellEnd"/>
      <w:r w:rsidRPr="00822C2B">
        <w:rPr>
          <w:rFonts w:ascii="Courier New" w:hAnsi="Courier New" w:cs="Courier New"/>
        </w:rPr>
        <w:t xml:space="preserve"> </w:t>
      </w:r>
      <w:proofErr w:type="gramStart"/>
      <w:r w:rsidRPr="00822C2B">
        <w:rPr>
          <w:rFonts w:ascii="Courier New" w:hAnsi="Courier New" w:cs="Courier New"/>
        </w:rPr>
        <w:t>new-model</w:t>
      </w:r>
      <w:proofErr w:type="gramEnd"/>
    </w:p>
    <w:p w14:paraId="27307655" w14:textId="3080C156" w:rsidR="00B03AD1" w:rsidRPr="00822C2B" w:rsidRDefault="00B03AD1" w:rsidP="00B03AD1">
      <w:pPr>
        <w:pStyle w:val="NoSpacing"/>
        <w:rPr>
          <w:rFonts w:ascii="Courier New" w:hAnsi="Courier New" w:cs="Courier New"/>
        </w:rPr>
      </w:pPr>
      <w:r w:rsidRPr="00822C2B">
        <w:rPr>
          <w:rFonts w:ascii="Courier New" w:hAnsi="Courier New" w:cs="Courier New"/>
        </w:rPr>
        <w:t>login on-success log</w:t>
      </w:r>
    </w:p>
    <w:p w14:paraId="0938720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subscriber templating</w:t>
      </w:r>
    </w:p>
    <w:p w14:paraId="557B0D2C"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vtp</w:t>
      </w:r>
      <w:proofErr w:type="spellEnd"/>
      <w:r w:rsidRPr="00822C2B">
        <w:rPr>
          <w:rFonts w:ascii="Courier New" w:hAnsi="Courier New" w:cs="Courier New"/>
        </w:rPr>
        <w:t xml:space="preserve"> domain cisco</w:t>
      </w:r>
    </w:p>
    <w:p w14:paraId="6CB52547"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vtp</w:t>
      </w:r>
      <w:proofErr w:type="spellEnd"/>
      <w:r w:rsidRPr="00822C2B">
        <w:rPr>
          <w:rFonts w:ascii="Courier New" w:hAnsi="Courier New" w:cs="Courier New"/>
        </w:rPr>
        <w:t xml:space="preserve"> mode transparent</w:t>
      </w:r>
    </w:p>
    <w:p w14:paraId="7C63FBE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ipv6 </w:t>
      </w:r>
      <w:proofErr w:type="gramStart"/>
      <w:r w:rsidRPr="00822C2B">
        <w:rPr>
          <w:rFonts w:ascii="Courier New" w:hAnsi="Courier New" w:cs="Courier New"/>
        </w:rPr>
        <w:t>unicast-routing</w:t>
      </w:r>
      <w:proofErr w:type="gramEnd"/>
    </w:p>
    <w:p w14:paraId="3BA8A129" w14:textId="00F28B6F" w:rsidR="00B03AD1" w:rsidRPr="00822C2B" w:rsidRDefault="00B03AD1" w:rsidP="00B03AD1">
      <w:pPr>
        <w:pStyle w:val="NoSpacing"/>
        <w:rPr>
          <w:rFonts w:ascii="Courier New" w:hAnsi="Courier New" w:cs="Courier New"/>
        </w:rPr>
      </w:pPr>
      <w:r w:rsidRPr="00822C2B">
        <w:rPr>
          <w:rFonts w:ascii="Courier New" w:hAnsi="Courier New" w:cs="Courier New"/>
        </w:rPr>
        <w:t>multilink bundle-name authenticated</w:t>
      </w:r>
    </w:p>
    <w:p w14:paraId="4F3B6BA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crypto </w:t>
      </w:r>
      <w:proofErr w:type="spellStart"/>
      <w:r w:rsidRPr="00822C2B">
        <w:rPr>
          <w:rFonts w:ascii="Courier New" w:hAnsi="Courier New" w:cs="Courier New"/>
        </w:rPr>
        <w:t>pki</w:t>
      </w:r>
      <w:proofErr w:type="spellEnd"/>
      <w:r w:rsidRPr="00822C2B">
        <w:rPr>
          <w:rFonts w:ascii="Courier New" w:hAnsi="Courier New" w:cs="Courier New"/>
        </w:rPr>
        <w:t xml:space="preserve"> </w:t>
      </w:r>
      <w:proofErr w:type="spellStart"/>
      <w:r w:rsidRPr="00822C2B">
        <w:rPr>
          <w:rFonts w:ascii="Courier New" w:hAnsi="Courier New" w:cs="Courier New"/>
        </w:rPr>
        <w:t>trustpoint</w:t>
      </w:r>
      <w:proofErr w:type="spellEnd"/>
      <w:r w:rsidRPr="00822C2B">
        <w:rPr>
          <w:rFonts w:ascii="Courier New" w:hAnsi="Courier New" w:cs="Courier New"/>
        </w:rPr>
        <w:t xml:space="preserve"> TP-self-signed-2517694527</w:t>
      </w:r>
    </w:p>
    <w:p w14:paraId="359CA8C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enrollment </w:t>
      </w:r>
      <w:proofErr w:type="spellStart"/>
      <w:proofErr w:type="gramStart"/>
      <w:r w:rsidRPr="00822C2B">
        <w:rPr>
          <w:rFonts w:ascii="Courier New" w:hAnsi="Courier New" w:cs="Courier New"/>
        </w:rPr>
        <w:t>selfsigned</w:t>
      </w:r>
      <w:proofErr w:type="spellEnd"/>
      <w:proofErr w:type="gramEnd"/>
    </w:p>
    <w:p w14:paraId="560390F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subject-name </w:t>
      </w:r>
      <w:proofErr w:type="spellStart"/>
      <w:r w:rsidRPr="00822C2B">
        <w:rPr>
          <w:rFonts w:ascii="Courier New" w:hAnsi="Courier New" w:cs="Courier New"/>
        </w:rPr>
        <w:t>cn</w:t>
      </w:r>
      <w:proofErr w:type="spellEnd"/>
      <w:r w:rsidRPr="00822C2B">
        <w:rPr>
          <w:rFonts w:ascii="Courier New" w:hAnsi="Courier New" w:cs="Courier New"/>
        </w:rPr>
        <w:t>=IOS-Self-Signed-Certificate-2517694527</w:t>
      </w:r>
    </w:p>
    <w:p w14:paraId="61DE2AA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revocation-check none</w:t>
      </w:r>
    </w:p>
    <w:p w14:paraId="77697C65" w14:textId="3167366C"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rsakeypair</w:t>
      </w:r>
      <w:proofErr w:type="spellEnd"/>
      <w:r w:rsidRPr="00822C2B">
        <w:rPr>
          <w:rFonts w:ascii="Courier New" w:hAnsi="Courier New" w:cs="Courier New"/>
        </w:rPr>
        <w:t xml:space="preserve"> TP-self-signed-2517694527</w:t>
      </w:r>
    </w:p>
    <w:p w14:paraId="24D61D8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crypto </w:t>
      </w:r>
      <w:proofErr w:type="spellStart"/>
      <w:r w:rsidRPr="00822C2B">
        <w:rPr>
          <w:rFonts w:ascii="Courier New" w:hAnsi="Courier New" w:cs="Courier New"/>
        </w:rPr>
        <w:t>pki</w:t>
      </w:r>
      <w:proofErr w:type="spellEnd"/>
      <w:r w:rsidRPr="00822C2B">
        <w:rPr>
          <w:rFonts w:ascii="Courier New" w:hAnsi="Courier New" w:cs="Courier New"/>
        </w:rPr>
        <w:t xml:space="preserve"> certificate chain TP-self-signed-2517694527</w:t>
      </w:r>
    </w:p>
    <w:p w14:paraId="4536F6F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certificate self-signed 01</w:t>
      </w:r>
    </w:p>
    <w:p w14:paraId="68AC58E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30820330 30820218 A0030201 02020101 300D0609 2A864886 F70D0101 05050030</w:t>
      </w:r>
    </w:p>
    <w:p w14:paraId="36DBC8E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31312F30 2D060355 04031326 494F532D 53656C66 2D536967 6E65642D 43657274</w:t>
      </w:r>
    </w:p>
    <w:p w14:paraId="28B7DD4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69666963 6174652D 32353137 36393435 3237301E 170D3236 30393134 31373439</w:t>
      </w:r>
    </w:p>
    <w:p w14:paraId="30AFC01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33325A17 0D333030 31303130 30303030 305A3031 312F302D 06035504 03132649</w:t>
      </w:r>
    </w:p>
    <w:p w14:paraId="6168CBA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4F532D53 656C662D 5369676E 65642D43 65727469 66696361 74652D32 35313736</w:t>
      </w:r>
    </w:p>
    <w:p w14:paraId="0C5ABB3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39343532 37308201 22300D06 092A8648 86F70D01 01010500 0382010F 00308201</w:t>
      </w:r>
    </w:p>
    <w:p w14:paraId="0FCBE64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0A028201 0100B961 64779F6C 1306E73A 9C083DE3 27FFC2CB 3F50F727 1E52067E</w:t>
      </w:r>
    </w:p>
    <w:p w14:paraId="1C4DC9F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2BEC96AC FB0FF525 32CC4C65 9E9E342D 01B8130C E20E5F1D 2FA67E03 27CF6E17</w:t>
      </w:r>
    </w:p>
    <w:p w14:paraId="6F4B08C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lastRenderedPageBreak/>
        <w:t xml:space="preserve">  A65C9161 73D24D28 3D800F47 BE6E9FB1 39340E28 83882492 4648E69E 0A473DCA</w:t>
      </w:r>
    </w:p>
    <w:p w14:paraId="2C9DF0D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74EB4A7B FA50717B DD4DC8FC 63FAFB70 8E046B94 BE2DDCFF C651469F 9981BC28</w:t>
      </w:r>
    </w:p>
    <w:p w14:paraId="422D943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7801DDC8 7E0E92C4 E017E285 5E718A66 3E3CF115 04F78013 C825C124 09C34B8A</w:t>
      </w:r>
    </w:p>
    <w:p w14:paraId="699BE49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8846D2A2 D537741A C4AC8FE3 6BB3D49F 5DAD28CF EB0111A8 C0E92A8D 6676E281</w:t>
      </w:r>
    </w:p>
    <w:p w14:paraId="1C9D29D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72577F5E A739132B 11865BC7 A81145AE 246C689E 56400938 882573E4 CF585864</w:t>
      </w:r>
    </w:p>
    <w:p w14:paraId="545A93F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E0AE0808 3CA2FE84 D21F15CF 0F3735D6 3E6C437E 91F74BE0 9B58A060 7BB376EF</w:t>
      </w:r>
    </w:p>
    <w:p w14:paraId="31EB3E6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E956E836 A4250203 010001A3 53305130 0F060355 1D130101 FF040530 030101FF</w:t>
      </w:r>
    </w:p>
    <w:p w14:paraId="28C6B15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301F0603 551D2304 18301680 140CD832 AF18E0CD 18E0874A 1F912C71 D6F771CF</w:t>
      </w:r>
    </w:p>
    <w:p w14:paraId="698D427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69301D06 03551D0E 04160414 0CD832AF 18E0CD18 E0874A1F 912C71D6 F771CF69</w:t>
      </w:r>
    </w:p>
    <w:p w14:paraId="6B3BF1D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300D0609 2A864886 F70D0101 05050003 82010100 496E6D38 AD2AAC03 1C5FE749</w:t>
      </w:r>
    </w:p>
    <w:p w14:paraId="75B90BA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C29F36C4 AA7FAF35 B0E464B1 8FFA99B6 F99C80A5 72F10C6B A11B0615 EE8D192A</w:t>
      </w:r>
    </w:p>
    <w:p w14:paraId="570039E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63C62049 05531E25 0EF51F03 01F79B9D A61BE68A B037A9B0 D3DDBF3B E891FF91</w:t>
      </w:r>
    </w:p>
    <w:p w14:paraId="3EBAADC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804C5D12 DCF7725B A386C39C 335063C4 75F1DB25 8D0ABCC8 B76FCC41 50DAA805</w:t>
      </w:r>
    </w:p>
    <w:p w14:paraId="1AA9C17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C48E57F9 32F53037 C9CA46B1 79A14F0F C6BBA68D ACAC0E64 218CB6FD 3B83068A</w:t>
      </w:r>
    </w:p>
    <w:p w14:paraId="7D6F32E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5EDDFA65 93DC9565 29B72BCA EB52C872 7741F2DA C233207A 2646E70C BD8FE844</w:t>
      </w:r>
    </w:p>
    <w:p w14:paraId="2E01288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9C4903F3 6F2A3E2D 9591A030 784F172C B163B7AA 6B08BD18 A3BB6983 1CF1C451</w:t>
      </w:r>
    </w:p>
    <w:p w14:paraId="7D7D98A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3D6B5DBA F637BF5A F1507972 E9A348A1 F3BA92B6 A0CCFC86 D536EF6B D7AC9F9E</w:t>
      </w:r>
    </w:p>
    <w:p w14:paraId="5655A93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858C34F0 46C9499B 54BA21AC 5FF8DCA8 896B1515</w:t>
      </w:r>
    </w:p>
    <w:p w14:paraId="5415450D" w14:textId="48C1DB63"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quit</w:t>
      </w:r>
    </w:p>
    <w:p w14:paraId="4F06DCD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license </w:t>
      </w:r>
      <w:proofErr w:type="spellStart"/>
      <w:r w:rsidRPr="00822C2B">
        <w:rPr>
          <w:rFonts w:ascii="Courier New" w:hAnsi="Courier New" w:cs="Courier New"/>
        </w:rPr>
        <w:t>udi</w:t>
      </w:r>
      <w:proofErr w:type="spellEnd"/>
      <w:r w:rsidRPr="00822C2B">
        <w:rPr>
          <w:rFonts w:ascii="Courier New" w:hAnsi="Courier New" w:cs="Courier New"/>
        </w:rPr>
        <w:t xml:space="preserve"> </w:t>
      </w:r>
      <w:proofErr w:type="spellStart"/>
      <w:r w:rsidRPr="00822C2B">
        <w:rPr>
          <w:rFonts w:ascii="Courier New" w:hAnsi="Courier New" w:cs="Courier New"/>
        </w:rPr>
        <w:t>pid</w:t>
      </w:r>
      <w:proofErr w:type="spellEnd"/>
      <w:r w:rsidRPr="00822C2B">
        <w:rPr>
          <w:rFonts w:ascii="Courier New" w:hAnsi="Courier New" w:cs="Courier New"/>
        </w:rPr>
        <w:t xml:space="preserve"> ISR4321/K9 </w:t>
      </w:r>
      <w:proofErr w:type="spellStart"/>
      <w:r w:rsidRPr="00822C2B">
        <w:rPr>
          <w:rFonts w:ascii="Courier New" w:hAnsi="Courier New" w:cs="Courier New"/>
        </w:rPr>
        <w:t>sn</w:t>
      </w:r>
      <w:proofErr w:type="spellEnd"/>
      <w:r w:rsidRPr="00822C2B">
        <w:rPr>
          <w:rFonts w:ascii="Courier New" w:hAnsi="Courier New" w:cs="Courier New"/>
        </w:rPr>
        <w:t xml:space="preserve"> FDO214414VU</w:t>
      </w:r>
    </w:p>
    <w:p w14:paraId="5551F047" w14:textId="77777777" w:rsidR="00B03AD1" w:rsidRPr="00822C2B" w:rsidRDefault="00B03AD1" w:rsidP="00B03AD1">
      <w:pPr>
        <w:pStyle w:val="NoSpacing"/>
        <w:rPr>
          <w:rFonts w:ascii="Courier New" w:hAnsi="Courier New" w:cs="Courier New"/>
        </w:rPr>
      </w:pPr>
      <w:proofErr w:type="gramStart"/>
      <w:r w:rsidRPr="00822C2B">
        <w:rPr>
          <w:rFonts w:ascii="Courier New" w:hAnsi="Courier New" w:cs="Courier New"/>
        </w:rPr>
        <w:t>no</w:t>
      </w:r>
      <w:proofErr w:type="gramEnd"/>
      <w:r w:rsidRPr="00822C2B">
        <w:rPr>
          <w:rFonts w:ascii="Courier New" w:hAnsi="Courier New" w:cs="Courier New"/>
        </w:rPr>
        <w:t xml:space="preserve"> license smart enable</w:t>
      </w:r>
    </w:p>
    <w:p w14:paraId="7B1CED62" w14:textId="646208C0" w:rsidR="00B03AD1" w:rsidRPr="00822C2B" w:rsidRDefault="00B03AD1" w:rsidP="00B03AD1">
      <w:pPr>
        <w:pStyle w:val="NoSpacing"/>
        <w:rPr>
          <w:rFonts w:ascii="Courier New" w:hAnsi="Courier New" w:cs="Courier New"/>
        </w:rPr>
      </w:pPr>
      <w:r w:rsidRPr="00822C2B">
        <w:rPr>
          <w:rFonts w:ascii="Courier New" w:hAnsi="Courier New" w:cs="Courier New"/>
        </w:rPr>
        <w:t>diagnostic bootup level minimal</w:t>
      </w:r>
    </w:p>
    <w:p w14:paraId="7308F235" w14:textId="570A18F7" w:rsidR="00B03AD1" w:rsidRPr="00822C2B" w:rsidRDefault="00B03AD1" w:rsidP="00B03AD1">
      <w:pPr>
        <w:pStyle w:val="NoSpacing"/>
        <w:rPr>
          <w:rFonts w:ascii="Courier New" w:hAnsi="Courier New" w:cs="Courier New"/>
        </w:rPr>
      </w:pPr>
      <w:r w:rsidRPr="00822C2B">
        <w:rPr>
          <w:rFonts w:ascii="Courier New" w:hAnsi="Courier New" w:cs="Courier New"/>
        </w:rPr>
        <w:t>spanning-tree extend system-id</w:t>
      </w:r>
    </w:p>
    <w:p w14:paraId="3940DE9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redundancy</w:t>
      </w:r>
    </w:p>
    <w:p w14:paraId="3F8C154F" w14:textId="0F1AB2DE"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mode none</w:t>
      </w:r>
    </w:p>
    <w:p w14:paraId="7C1A497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Loopback0</w:t>
      </w:r>
    </w:p>
    <w:p w14:paraId="17807AC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address 10.255.0.6 255.255.255.255</w:t>
      </w:r>
    </w:p>
    <w:p w14:paraId="36F2C82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address 2001:DB</w:t>
      </w:r>
      <w:proofErr w:type="gramStart"/>
      <w:r w:rsidRPr="00822C2B">
        <w:rPr>
          <w:rFonts w:ascii="Courier New" w:hAnsi="Courier New" w:cs="Courier New"/>
        </w:rPr>
        <w:t>8:FEED::</w:t>
      </w:r>
      <w:proofErr w:type="gramEnd"/>
      <w:r w:rsidRPr="00822C2B">
        <w:rPr>
          <w:rFonts w:ascii="Courier New" w:hAnsi="Courier New" w:cs="Courier New"/>
        </w:rPr>
        <w:t>6/128</w:t>
      </w:r>
    </w:p>
    <w:p w14:paraId="7F915E4A" w14:textId="0E639E6C"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ospfv3 1 ipv6 area 3</w:t>
      </w:r>
    </w:p>
    <w:p w14:paraId="06DB304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GigabitEthernet0/0/0</w:t>
      </w:r>
    </w:p>
    <w:p w14:paraId="21D7BCC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address 10.0.3.2 255.255.255.252</w:t>
      </w:r>
    </w:p>
    <w:p w14:paraId="6C7205D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w:t>
      </w:r>
      <w:proofErr w:type="spellStart"/>
      <w:r w:rsidRPr="00822C2B">
        <w:rPr>
          <w:rFonts w:ascii="Courier New" w:hAnsi="Courier New" w:cs="Courier New"/>
        </w:rPr>
        <w:t>ospf</w:t>
      </w:r>
      <w:proofErr w:type="spellEnd"/>
      <w:r w:rsidRPr="00822C2B">
        <w:rPr>
          <w:rFonts w:ascii="Courier New" w:hAnsi="Courier New" w:cs="Courier New"/>
        </w:rPr>
        <w:t xml:space="preserve"> 1 area 0</w:t>
      </w:r>
    </w:p>
    <w:p w14:paraId="6D570A5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negotiation auto</w:t>
      </w:r>
    </w:p>
    <w:p w14:paraId="3F352BA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address 2001:DB8:3:</w:t>
      </w:r>
      <w:proofErr w:type="gramStart"/>
      <w:r w:rsidRPr="00822C2B">
        <w:rPr>
          <w:rFonts w:ascii="Courier New" w:hAnsi="Courier New" w:cs="Courier New"/>
        </w:rPr>
        <w:t>1::</w:t>
      </w:r>
      <w:proofErr w:type="gramEnd"/>
      <w:r w:rsidRPr="00822C2B">
        <w:rPr>
          <w:rFonts w:ascii="Courier New" w:hAnsi="Courier New" w:cs="Courier New"/>
        </w:rPr>
        <w:t>2/64</w:t>
      </w:r>
    </w:p>
    <w:p w14:paraId="75D7D95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w:t>
      </w:r>
      <w:proofErr w:type="spellStart"/>
      <w:r w:rsidRPr="00822C2B">
        <w:rPr>
          <w:rFonts w:ascii="Courier New" w:hAnsi="Courier New" w:cs="Courier New"/>
        </w:rPr>
        <w:t>ospf</w:t>
      </w:r>
      <w:proofErr w:type="spellEnd"/>
      <w:r w:rsidRPr="00822C2B">
        <w:rPr>
          <w:rFonts w:ascii="Courier New" w:hAnsi="Courier New" w:cs="Courier New"/>
        </w:rPr>
        <w:t xml:space="preserve"> 1 area 0</w:t>
      </w:r>
    </w:p>
    <w:p w14:paraId="74B8CEBE" w14:textId="6BDFF1C1" w:rsidR="00B03AD1" w:rsidRPr="00822C2B" w:rsidRDefault="00B03AD1" w:rsidP="00B03AD1">
      <w:pPr>
        <w:pStyle w:val="NoSpacing"/>
        <w:rPr>
          <w:rFonts w:ascii="Courier New" w:hAnsi="Courier New" w:cs="Courier New"/>
        </w:rPr>
      </w:pPr>
    </w:p>
    <w:p w14:paraId="70E0327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GigabitEthernet0/0/1</w:t>
      </w:r>
    </w:p>
    <w:p w14:paraId="63FC677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address 10.0.3.5 255.255.255.252</w:t>
      </w:r>
    </w:p>
    <w:p w14:paraId="651A9D5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w:t>
      </w:r>
      <w:proofErr w:type="spellStart"/>
      <w:r w:rsidRPr="00822C2B">
        <w:rPr>
          <w:rFonts w:ascii="Courier New" w:hAnsi="Courier New" w:cs="Courier New"/>
        </w:rPr>
        <w:t>ospf</w:t>
      </w:r>
      <w:proofErr w:type="spellEnd"/>
      <w:r w:rsidRPr="00822C2B">
        <w:rPr>
          <w:rFonts w:ascii="Courier New" w:hAnsi="Courier New" w:cs="Courier New"/>
        </w:rPr>
        <w:t xml:space="preserve"> 1 area 2</w:t>
      </w:r>
    </w:p>
    <w:p w14:paraId="491313A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negotiation auto</w:t>
      </w:r>
    </w:p>
    <w:p w14:paraId="7BE4FF7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address 2001:DB8:3:</w:t>
      </w:r>
      <w:proofErr w:type="gramStart"/>
      <w:r w:rsidRPr="00822C2B">
        <w:rPr>
          <w:rFonts w:ascii="Courier New" w:hAnsi="Courier New" w:cs="Courier New"/>
        </w:rPr>
        <w:t>2::</w:t>
      </w:r>
      <w:proofErr w:type="gramEnd"/>
      <w:r w:rsidRPr="00822C2B">
        <w:rPr>
          <w:rFonts w:ascii="Courier New" w:hAnsi="Courier New" w:cs="Courier New"/>
        </w:rPr>
        <w:t>1/64</w:t>
      </w:r>
    </w:p>
    <w:p w14:paraId="0322C3E1" w14:textId="6C5B6CD5"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w:t>
      </w:r>
      <w:proofErr w:type="spellStart"/>
      <w:r w:rsidRPr="00822C2B">
        <w:rPr>
          <w:rFonts w:ascii="Courier New" w:hAnsi="Courier New" w:cs="Courier New"/>
        </w:rPr>
        <w:t>ospf</w:t>
      </w:r>
      <w:proofErr w:type="spellEnd"/>
      <w:r w:rsidRPr="00822C2B">
        <w:rPr>
          <w:rFonts w:ascii="Courier New" w:hAnsi="Courier New" w:cs="Courier New"/>
        </w:rPr>
        <w:t xml:space="preserve"> 1 area 2</w:t>
      </w:r>
    </w:p>
    <w:p w14:paraId="67C133C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Serial0/1/0</w:t>
      </w:r>
    </w:p>
    <w:p w14:paraId="79EB429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06ED7FEB" w14:textId="6C7FE5E0"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shutdown</w:t>
      </w:r>
    </w:p>
    <w:p w14:paraId="6050FCB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Serial0/1/1</w:t>
      </w:r>
    </w:p>
    <w:p w14:paraId="1DFACD1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2D2B4A68" w14:textId="5119E6B1"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shutdown</w:t>
      </w:r>
    </w:p>
    <w:p w14:paraId="70D2445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GigabitEthernet0/2/0</w:t>
      </w:r>
    </w:p>
    <w:p w14:paraId="4D95495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732ACF2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shutdown</w:t>
      </w:r>
    </w:p>
    <w:p w14:paraId="1F516C16" w14:textId="30566DAC"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negotiation auto</w:t>
      </w:r>
    </w:p>
    <w:p w14:paraId="11AC56F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GigabitEthernet0/2/1</w:t>
      </w:r>
    </w:p>
    <w:p w14:paraId="1B912CC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2B70A3F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shutdown</w:t>
      </w:r>
    </w:p>
    <w:p w14:paraId="4572E417" w14:textId="42CC3476"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negotiation auto</w:t>
      </w:r>
    </w:p>
    <w:p w14:paraId="63A50DC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GigabitEthernet0</w:t>
      </w:r>
    </w:p>
    <w:p w14:paraId="4E0DCFA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vrf</w:t>
      </w:r>
      <w:proofErr w:type="spellEnd"/>
      <w:r w:rsidRPr="00822C2B">
        <w:rPr>
          <w:rFonts w:ascii="Courier New" w:hAnsi="Courier New" w:cs="Courier New"/>
        </w:rPr>
        <w:t xml:space="preserve"> forwarding </w:t>
      </w:r>
      <w:proofErr w:type="spellStart"/>
      <w:r w:rsidRPr="00822C2B">
        <w:rPr>
          <w:rFonts w:ascii="Courier New" w:hAnsi="Courier New" w:cs="Courier New"/>
        </w:rPr>
        <w:t>Mgmt-intf</w:t>
      </w:r>
      <w:proofErr w:type="spellEnd"/>
    </w:p>
    <w:p w14:paraId="02E3FD0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7F6EDAB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shutdown</w:t>
      </w:r>
    </w:p>
    <w:p w14:paraId="6297474F" w14:textId="232BDA93"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negotiation auto</w:t>
      </w:r>
    </w:p>
    <w:p w14:paraId="60979F6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router ospfv3 1</w:t>
      </w:r>
    </w:p>
    <w:p w14:paraId="36AF8FDB" w14:textId="32BD2C1B"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router-id 6.6.6.6</w:t>
      </w:r>
    </w:p>
    <w:p w14:paraId="082E866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address-family ipv6 unicast</w:t>
      </w:r>
    </w:p>
    <w:p w14:paraId="0175DBF4" w14:textId="13100066"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exit-address-family</w:t>
      </w:r>
    </w:p>
    <w:p w14:paraId="2183C2C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router </w:t>
      </w:r>
      <w:proofErr w:type="spellStart"/>
      <w:r w:rsidRPr="00822C2B">
        <w:rPr>
          <w:rFonts w:ascii="Courier New" w:hAnsi="Courier New" w:cs="Courier New"/>
        </w:rPr>
        <w:t>ospf</w:t>
      </w:r>
      <w:proofErr w:type="spellEnd"/>
      <w:r w:rsidRPr="00822C2B">
        <w:rPr>
          <w:rFonts w:ascii="Courier New" w:hAnsi="Courier New" w:cs="Courier New"/>
        </w:rPr>
        <w:t xml:space="preserve"> 1</w:t>
      </w:r>
    </w:p>
    <w:p w14:paraId="56D453C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router-id 6.6.6.6</w:t>
      </w:r>
    </w:p>
    <w:p w14:paraId="2A9E54C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network 10.255.0.6 0.0.0.0 area 3</w:t>
      </w:r>
    </w:p>
    <w:p w14:paraId="43E743E7" w14:textId="6DB6898E"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network 172.16.5.0 0.0.0.255 area 3</w:t>
      </w:r>
    </w:p>
    <w:p w14:paraId="1A24C23F"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forward-protocol </w:t>
      </w:r>
      <w:proofErr w:type="spellStart"/>
      <w:r w:rsidRPr="00822C2B">
        <w:rPr>
          <w:rFonts w:ascii="Courier New" w:hAnsi="Courier New" w:cs="Courier New"/>
        </w:rPr>
        <w:t>nd</w:t>
      </w:r>
      <w:proofErr w:type="spellEnd"/>
    </w:p>
    <w:p w14:paraId="0F3CAFC0"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http server</w:t>
      </w:r>
    </w:p>
    <w:p w14:paraId="262F0975"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http authentication local</w:t>
      </w:r>
    </w:p>
    <w:p w14:paraId="758A8386"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http </w:t>
      </w:r>
      <w:proofErr w:type="gramStart"/>
      <w:r w:rsidRPr="00822C2B">
        <w:rPr>
          <w:rFonts w:ascii="Courier New" w:hAnsi="Courier New" w:cs="Courier New"/>
        </w:rPr>
        <w:t>secure-server</w:t>
      </w:r>
      <w:proofErr w:type="gramEnd"/>
    </w:p>
    <w:p w14:paraId="64AF2E61" w14:textId="709BD306"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w:t>
      </w:r>
      <w:proofErr w:type="spellStart"/>
      <w:r w:rsidRPr="00822C2B">
        <w:rPr>
          <w:rFonts w:ascii="Courier New" w:hAnsi="Courier New" w:cs="Courier New"/>
        </w:rPr>
        <w:t>tftp</w:t>
      </w:r>
      <w:proofErr w:type="spellEnd"/>
      <w:r w:rsidRPr="00822C2B">
        <w:rPr>
          <w:rFonts w:ascii="Courier New" w:hAnsi="Courier New" w:cs="Courier New"/>
        </w:rPr>
        <w:t xml:space="preserve"> source-interface GigabitEthernet0</w:t>
      </w:r>
    </w:p>
    <w:p w14:paraId="41BA44FF" w14:textId="53B55C44" w:rsidR="00B03AD1" w:rsidRPr="00822C2B" w:rsidRDefault="00B03AD1" w:rsidP="00B03AD1">
      <w:pPr>
        <w:pStyle w:val="NoSpacing"/>
        <w:rPr>
          <w:rFonts w:ascii="Courier New" w:hAnsi="Courier New" w:cs="Courier New"/>
        </w:rPr>
      </w:pPr>
      <w:r w:rsidRPr="00822C2B">
        <w:rPr>
          <w:rFonts w:ascii="Courier New" w:hAnsi="Courier New" w:cs="Courier New"/>
        </w:rPr>
        <w:t>control-plane</w:t>
      </w:r>
    </w:p>
    <w:p w14:paraId="21F5B56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line con 0</w:t>
      </w:r>
    </w:p>
    <w:p w14:paraId="6A3D87F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transport input none</w:t>
      </w:r>
    </w:p>
    <w:p w14:paraId="5596BEA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stopbits</w:t>
      </w:r>
      <w:proofErr w:type="spellEnd"/>
      <w:r w:rsidRPr="00822C2B">
        <w:rPr>
          <w:rFonts w:ascii="Courier New" w:hAnsi="Courier New" w:cs="Courier New"/>
        </w:rPr>
        <w:t xml:space="preserve"> 1</w:t>
      </w:r>
    </w:p>
    <w:p w14:paraId="131C693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line aux 0</w:t>
      </w:r>
    </w:p>
    <w:p w14:paraId="43FDB32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stopbits</w:t>
      </w:r>
      <w:proofErr w:type="spellEnd"/>
      <w:r w:rsidRPr="00822C2B">
        <w:rPr>
          <w:rFonts w:ascii="Courier New" w:hAnsi="Courier New" w:cs="Courier New"/>
        </w:rPr>
        <w:t xml:space="preserve"> 1</w:t>
      </w:r>
    </w:p>
    <w:p w14:paraId="76CDE9C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line </w:t>
      </w:r>
      <w:proofErr w:type="spellStart"/>
      <w:r w:rsidRPr="00822C2B">
        <w:rPr>
          <w:rFonts w:ascii="Courier New" w:hAnsi="Courier New" w:cs="Courier New"/>
        </w:rPr>
        <w:t>vty</w:t>
      </w:r>
      <w:proofErr w:type="spellEnd"/>
      <w:r w:rsidRPr="00822C2B">
        <w:rPr>
          <w:rFonts w:ascii="Courier New" w:hAnsi="Courier New" w:cs="Courier New"/>
        </w:rPr>
        <w:t xml:space="preserve"> 0 4</w:t>
      </w:r>
    </w:p>
    <w:p w14:paraId="526C2BDE" w14:textId="360C5C39"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login</w:t>
      </w:r>
    </w:p>
    <w:p w14:paraId="661DE9E3" w14:textId="5BBB6E12" w:rsidR="00B03AD1" w:rsidRPr="00822C2B" w:rsidRDefault="00E8719B" w:rsidP="00B03AD1">
      <w:pPr>
        <w:pStyle w:val="NoSpacing"/>
        <w:rPr>
          <w:rFonts w:ascii="Courier New" w:hAnsi="Courier New" w:cs="Courier New"/>
        </w:rPr>
      </w:pPr>
      <w:r w:rsidRPr="00822C2B">
        <w:rPr>
          <w:rFonts w:ascii="Courier New" w:hAnsi="Courier New" w:cs="Courier New"/>
        </w:rPr>
        <w:t>e</w:t>
      </w:r>
      <w:r w:rsidR="00B03AD1" w:rsidRPr="00822C2B">
        <w:rPr>
          <w:rFonts w:ascii="Courier New" w:hAnsi="Courier New" w:cs="Courier New"/>
        </w:rPr>
        <w:t>nd</w:t>
      </w:r>
    </w:p>
    <w:p w14:paraId="24A28FAB" w14:textId="77777777" w:rsidR="00B03AD1" w:rsidRPr="00822C2B" w:rsidRDefault="00B03AD1" w:rsidP="00B03AD1">
      <w:pPr>
        <w:pStyle w:val="NoSpacing"/>
        <w:rPr>
          <w:rFonts w:ascii="Courier New" w:hAnsi="Courier New" w:cs="Courier New"/>
        </w:rPr>
      </w:pPr>
    </w:p>
    <w:p w14:paraId="305EEB19" w14:textId="77777777" w:rsidR="00E8719B" w:rsidRPr="00822C2B" w:rsidRDefault="00E8719B" w:rsidP="00B03AD1">
      <w:pPr>
        <w:pStyle w:val="NoSpacing"/>
        <w:rPr>
          <w:rFonts w:ascii="Courier New" w:hAnsi="Courier New" w:cs="Courier New"/>
          <w:b/>
          <w:sz w:val="48"/>
          <w:szCs w:val="48"/>
          <w:u w:val="single"/>
        </w:rPr>
      </w:pPr>
    </w:p>
    <w:p w14:paraId="0B6E63AC" w14:textId="622E2C7C" w:rsidR="00B03AD1" w:rsidRPr="00822C2B" w:rsidRDefault="00B03AD1" w:rsidP="00B03AD1">
      <w:pPr>
        <w:pStyle w:val="NoSpacing"/>
        <w:rPr>
          <w:rFonts w:ascii="Courier New" w:hAnsi="Courier New" w:cs="Courier New"/>
          <w:b/>
          <w:sz w:val="48"/>
          <w:szCs w:val="48"/>
          <w:u w:val="single"/>
        </w:rPr>
      </w:pPr>
      <w:r w:rsidRPr="00822C2B">
        <w:rPr>
          <w:rFonts w:ascii="Courier New" w:hAnsi="Courier New" w:cs="Courier New"/>
          <w:b/>
          <w:sz w:val="48"/>
          <w:szCs w:val="48"/>
          <w:u w:val="single"/>
        </w:rPr>
        <w:lastRenderedPageBreak/>
        <w:t>R7</w:t>
      </w:r>
    </w:p>
    <w:p w14:paraId="3FA60396" w14:textId="46426753" w:rsidR="00971366" w:rsidRPr="00822C2B" w:rsidRDefault="00BE4282" w:rsidP="00B03AD1">
      <w:pPr>
        <w:pStyle w:val="NoSpacing"/>
        <w:rPr>
          <w:rFonts w:ascii="Courier New" w:hAnsi="Courier New" w:cs="Courier New"/>
          <w:b/>
          <w:sz w:val="48"/>
          <w:szCs w:val="48"/>
          <w:u w:val="single"/>
        </w:rPr>
      </w:pPr>
      <w:r w:rsidRPr="00822C2B">
        <w:rPr>
          <w:rFonts w:ascii="Courier New" w:hAnsi="Courier New" w:cs="Courier New"/>
          <w:b/>
          <w:noProof/>
          <w:sz w:val="48"/>
          <w:szCs w:val="48"/>
          <w:u w:val="single"/>
        </w:rPr>
        <w:drawing>
          <wp:inline distT="0" distB="0" distL="0" distR="0" wp14:anchorId="7C82BF07" wp14:editId="0F04A1C5">
            <wp:extent cx="4397119" cy="7627716"/>
            <wp:effectExtent l="0" t="0" r="3810" b="0"/>
            <wp:docPr id="81980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01037" name=""/>
                    <pic:cNvPicPr/>
                  </pic:nvPicPr>
                  <pic:blipFill>
                    <a:blip r:embed="rId27"/>
                    <a:stretch>
                      <a:fillRect/>
                    </a:stretch>
                  </pic:blipFill>
                  <pic:spPr>
                    <a:xfrm>
                      <a:off x="0" y="0"/>
                      <a:ext cx="4402287" cy="7636682"/>
                    </a:xfrm>
                    <a:prstGeom prst="rect">
                      <a:avLst/>
                    </a:prstGeom>
                  </pic:spPr>
                </pic:pic>
              </a:graphicData>
            </a:graphic>
          </wp:inline>
        </w:drawing>
      </w:r>
    </w:p>
    <w:p w14:paraId="316D2FBC" w14:textId="282CCC60" w:rsidR="00BE4282" w:rsidRPr="00822C2B" w:rsidRDefault="006D68B0" w:rsidP="00B03AD1">
      <w:pPr>
        <w:pStyle w:val="NoSpacing"/>
        <w:rPr>
          <w:rFonts w:ascii="Courier New" w:hAnsi="Courier New" w:cs="Courier New"/>
        </w:rPr>
      </w:pPr>
      <w:r w:rsidRPr="00822C2B">
        <w:rPr>
          <w:rFonts w:ascii="Courier New" w:hAnsi="Courier New" w:cs="Courier New"/>
          <w:noProof/>
        </w:rPr>
        <w:lastRenderedPageBreak/>
        <w:drawing>
          <wp:inline distT="0" distB="0" distL="0" distR="0" wp14:anchorId="59A950D8" wp14:editId="58AF075B">
            <wp:extent cx="5943600" cy="1230630"/>
            <wp:effectExtent l="0" t="0" r="0" b="7620"/>
            <wp:docPr id="174025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52956" name=""/>
                    <pic:cNvPicPr/>
                  </pic:nvPicPr>
                  <pic:blipFill>
                    <a:blip r:embed="rId28"/>
                    <a:stretch>
                      <a:fillRect/>
                    </a:stretch>
                  </pic:blipFill>
                  <pic:spPr>
                    <a:xfrm>
                      <a:off x="0" y="0"/>
                      <a:ext cx="5943600" cy="1230630"/>
                    </a:xfrm>
                    <a:prstGeom prst="rect">
                      <a:avLst/>
                    </a:prstGeom>
                  </pic:spPr>
                </pic:pic>
              </a:graphicData>
            </a:graphic>
          </wp:inline>
        </w:drawing>
      </w:r>
    </w:p>
    <w:p w14:paraId="24F27B14" w14:textId="50719BA7" w:rsidR="00B03AD1" w:rsidRPr="00822C2B" w:rsidRDefault="00B03AD1" w:rsidP="00B03AD1">
      <w:pPr>
        <w:pStyle w:val="NoSpacing"/>
        <w:rPr>
          <w:rFonts w:ascii="Courier New" w:hAnsi="Courier New" w:cs="Courier New"/>
        </w:rPr>
      </w:pPr>
      <w:r w:rsidRPr="00822C2B">
        <w:rPr>
          <w:rFonts w:ascii="Courier New" w:hAnsi="Courier New" w:cs="Courier New"/>
        </w:rPr>
        <w:t>version 16.9</w:t>
      </w:r>
    </w:p>
    <w:p w14:paraId="05686D9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no service timestamps debug uptime</w:t>
      </w:r>
    </w:p>
    <w:p w14:paraId="1240B34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no service timestamps log </w:t>
      </w:r>
      <w:proofErr w:type="gramStart"/>
      <w:r w:rsidRPr="00822C2B">
        <w:rPr>
          <w:rFonts w:ascii="Courier New" w:hAnsi="Courier New" w:cs="Courier New"/>
        </w:rPr>
        <w:t>uptime</w:t>
      </w:r>
      <w:proofErr w:type="gramEnd"/>
    </w:p>
    <w:p w14:paraId="5729EBC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platform </w:t>
      </w:r>
      <w:proofErr w:type="spellStart"/>
      <w:r w:rsidRPr="00822C2B">
        <w:rPr>
          <w:rFonts w:ascii="Courier New" w:hAnsi="Courier New" w:cs="Courier New"/>
        </w:rPr>
        <w:t>qfp</w:t>
      </w:r>
      <w:proofErr w:type="spellEnd"/>
      <w:r w:rsidRPr="00822C2B">
        <w:rPr>
          <w:rFonts w:ascii="Courier New" w:hAnsi="Courier New" w:cs="Courier New"/>
        </w:rPr>
        <w:t xml:space="preserve"> utilization monitor load 80</w:t>
      </w:r>
    </w:p>
    <w:p w14:paraId="07E4791F" w14:textId="45A2C0F2" w:rsidR="00B03AD1" w:rsidRPr="00822C2B" w:rsidRDefault="00B03AD1" w:rsidP="00B03AD1">
      <w:pPr>
        <w:pStyle w:val="NoSpacing"/>
        <w:rPr>
          <w:rFonts w:ascii="Courier New" w:hAnsi="Courier New" w:cs="Courier New"/>
        </w:rPr>
      </w:pPr>
      <w:r w:rsidRPr="00822C2B">
        <w:rPr>
          <w:rFonts w:ascii="Courier New" w:hAnsi="Courier New" w:cs="Courier New"/>
        </w:rPr>
        <w:t>platform punt-keepalive disable-kernel-core</w:t>
      </w:r>
    </w:p>
    <w:p w14:paraId="28F66C14" w14:textId="226E898F" w:rsidR="00B03AD1" w:rsidRPr="00822C2B" w:rsidRDefault="00B03AD1" w:rsidP="00B03AD1">
      <w:pPr>
        <w:pStyle w:val="NoSpacing"/>
        <w:rPr>
          <w:rFonts w:ascii="Courier New" w:hAnsi="Courier New" w:cs="Courier New"/>
        </w:rPr>
      </w:pPr>
      <w:r w:rsidRPr="00822C2B">
        <w:rPr>
          <w:rFonts w:ascii="Courier New" w:hAnsi="Courier New" w:cs="Courier New"/>
        </w:rPr>
        <w:t>hostname R7</w:t>
      </w:r>
    </w:p>
    <w:p w14:paraId="109CF7B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boot-start-marker</w:t>
      </w:r>
    </w:p>
    <w:p w14:paraId="70D8B12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boot-end-marker</w:t>
      </w:r>
    </w:p>
    <w:p w14:paraId="5F524991" w14:textId="5902AEE9"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vrf</w:t>
      </w:r>
      <w:proofErr w:type="spellEnd"/>
      <w:r w:rsidRPr="00822C2B">
        <w:rPr>
          <w:rFonts w:ascii="Courier New" w:hAnsi="Courier New" w:cs="Courier New"/>
        </w:rPr>
        <w:t xml:space="preserve"> definition </w:t>
      </w:r>
      <w:proofErr w:type="spellStart"/>
      <w:r w:rsidRPr="00822C2B">
        <w:rPr>
          <w:rFonts w:ascii="Courier New" w:hAnsi="Courier New" w:cs="Courier New"/>
        </w:rPr>
        <w:t>Mgmt-intf</w:t>
      </w:r>
      <w:proofErr w:type="spellEnd"/>
    </w:p>
    <w:p w14:paraId="72DD1B9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address-family ipv4</w:t>
      </w:r>
    </w:p>
    <w:p w14:paraId="6E739E9A" w14:textId="1080CEC9"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exit-address-family</w:t>
      </w:r>
    </w:p>
    <w:p w14:paraId="6498609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address-family ipv6</w:t>
      </w:r>
    </w:p>
    <w:p w14:paraId="44BEA1B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exit-address-family</w:t>
      </w:r>
    </w:p>
    <w:p w14:paraId="340F114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no </w:t>
      </w:r>
      <w:proofErr w:type="spellStart"/>
      <w:r w:rsidRPr="00822C2B">
        <w:rPr>
          <w:rFonts w:ascii="Courier New" w:hAnsi="Courier New" w:cs="Courier New"/>
        </w:rPr>
        <w:t>aaa</w:t>
      </w:r>
      <w:proofErr w:type="spellEnd"/>
      <w:r w:rsidRPr="00822C2B">
        <w:rPr>
          <w:rFonts w:ascii="Courier New" w:hAnsi="Courier New" w:cs="Courier New"/>
        </w:rPr>
        <w:t xml:space="preserve"> </w:t>
      </w:r>
      <w:proofErr w:type="gramStart"/>
      <w:r w:rsidRPr="00822C2B">
        <w:rPr>
          <w:rFonts w:ascii="Courier New" w:hAnsi="Courier New" w:cs="Courier New"/>
        </w:rPr>
        <w:t>new-model</w:t>
      </w:r>
      <w:proofErr w:type="gramEnd"/>
    </w:p>
    <w:p w14:paraId="142CF6B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login on-success log</w:t>
      </w:r>
    </w:p>
    <w:p w14:paraId="6D72F05F" w14:textId="1564949E" w:rsidR="00B03AD1" w:rsidRPr="00822C2B" w:rsidRDefault="00B03AD1" w:rsidP="00B03AD1">
      <w:pPr>
        <w:pStyle w:val="NoSpacing"/>
        <w:rPr>
          <w:rFonts w:ascii="Courier New" w:hAnsi="Courier New" w:cs="Courier New"/>
        </w:rPr>
      </w:pPr>
      <w:r w:rsidRPr="00822C2B">
        <w:rPr>
          <w:rFonts w:ascii="Courier New" w:hAnsi="Courier New" w:cs="Courier New"/>
        </w:rPr>
        <w:t>subscriber templating</w:t>
      </w:r>
    </w:p>
    <w:p w14:paraId="6D7C6226"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vtp</w:t>
      </w:r>
      <w:proofErr w:type="spellEnd"/>
      <w:r w:rsidRPr="00822C2B">
        <w:rPr>
          <w:rFonts w:ascii="Courier New" w:hAnsi="Courier New" w:cs="Courier New"/>
        </w:rPr>
        <w:t xml:space="preserve"> domain cisco</w:t>
      </w:r>
    </w:p>
    <w:p w14:paraId="57CE2C89"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vtp</w:t>
      </w:r>
      <w:proofErr w:type="spellEnd"/>
      <w:r w:rsidRPr="00822C2B">
        <w:rPr>
          <w:rFonts w:ascii="Courier New" w:hAnsi="Courier New" w:cs="Courier New"/>
        </w:rPr>
        <w:t xml:space="preserve"> mode transparent</w:t>
      </w:r>
    </w:p>
    <w:p w14:paraId="1B8F70C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ipv6 </w:t>
      </w:r>
      <w:proofErr w:type="gramStart"/>
      <w:r w:rsidRPr="00822C2B">
        <w:rPr>
          <w:rFonts w:ascii="Courier New" w:hAnsi="Courier New" w:cs="Courier New"/>
        </w:rPr>
        <w:t>unicast-routing</w:t>
      </w:r>
      <w:proofErr w:type="gramEnd"/>
    </w:p>
    <w:p w14:paraId="1160DD86" w14:textId="2AF1ECFA" w:rsidR="00B03AD1" w:rsidRPr="00822C2B" w:rsidRDefault="00B03AD1" w:rsidP="00B03AD1">
      <w:pPr>
        <w:pStyle w:val="NoSpacing"/>
        <w:rPr>
          <w:rFonts w:ascii="Courier New" w:hAnsi="Courier New" w:cs="Courier New"/>
        </w:rPr>
      </w:pPr>
      <w:r w:rsidRPr="00822C2B">
        <w:rPr>
          <w:rFonts w:ascii="Courier New" w:hAnsi="Courier New" w:cs="Courier New"/>
        </w:rPr>
        <w:t>multilink bundle-name authenticated</w:t>
      </w:r>
    </w:p>
    <w:p w14:paraId="4C1F167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crypto </w:t>
      </w:r>
      <w:proofErr w:type="spellStart"/>
      <w:r w:rsidRPr="00822C2B">
        <w:rPr>
          <w:rFonts w:ascii="Courier New" w:hAnsi="Courier New" w:cs="Courier New"/>
        </w:rPr>
        <w:t>pki</w:t>
      </w:r>
      <w:proofErr w:type="spellEnd"/>
      <w:r w:rsidRPr="00822C2B">
        <w:rPr>
          <w:rFonts w:ascii="Courier New" w:hAnsi="Courier New" w:cs="Courier New"/>
        </w:rPr>
        <w:t xml:space="preserve"> </w:t>
      </w:r>
      <w:proofErr w:type="spellStart"/>
      <w:r w:rsidRPr="00822C2B">
        <w:rPr>
          <w:rFonts w:ascii="Courier New" w:hAnsi="Courier New" w:cs="Courier New"/>
        </w:rPr>
        <w:t>trustpoint</w:t>
      </w:r>
      <w:proofErr w:type="spellEnd"/>
      <w:r w:rsidRPr="00822C2B">
        <w:rPr>
          <w:rFonts w:ascii="Courier New" w:hAnsi="Courier New" w:cs="Courier New"/>
        </w:rPr>
        <w:t xml:space="preserve"> TP-self-signed-1049204796</w:t>
      </w:r>
    </w:p>
    <w:p w14:paraId="5FAE140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enrollment </w:t>
      </w:r>
      <w:proofErr w:type="spellStart"/>
      <w:proofErr w:type="gramStart"/>
      <w:r w:rsidRPr="00822C2B">
        <w:rPr>
          <w:rFonts w:ascii="Courier New" w:hAnsi="Courier New" w:cs="Courier New"/>
        </w:rPr>
        <w:t>selfsigned</w:t>
      </w:r>
      <w:proofErr w:type="spellEnd"/>
      <w:proofErr w:type="gramEnd"/>
    </w:p>
    <w:p w14:paraId="3442EB8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subject-name </w:t>
      </w:r>
      <w:proofErr w:type="spellStart"/>
      <w:r w:rsidRPr="00822C2B">
        <w:rPr>
          <w:rFonts w:ascii="Courier New" w:hAnsi="Courier New" w:cs="Courier New"/>
        </w:rPr>
        <w:t>cn</w:t>
      </w:r>
      <w:proofErr w:type="spellEnd"/>
      <w:r w:rsidRPr="00822C2B">
        <w:rPr>
          <w:rFonts w:ascii="Courier New" w:hAnsi="Courier New" w:cs="Courier New"/>
        </w:rPr>
        <w:t>=IOS-Self-Signed-Certificate-1049204796</w:t>
      </w:r>
    </w:p>
    <w:p w14:paraId="06520FC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revocation-check none</w:t>
      </w:r>
    </w:p>
    <w:p w14:paraId="4555801E" w14:textId="20A26719"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rsakeypair</w:t>
      </w:r>
      <w:proofErr w:type="spellEnd"/>
      <w:r w:rsidRPr="00822C2B">
        <w:rPr>
          <w:rFonts w:ascii="Courier New" w:hAnsi="Courier New" w:cs="Courier New"/>
        </w:rPr>
        <w:t xml:space="preserve"> TP-self-signed-1049204796</w:t>
      </w:r>
    </w:p>
    <w:p w14:paraId="7C20E33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crypto </w:t>
      </w:r>
      <w:proofErr w:type="spellStart"/>
      <w:r w:rsidRPr="00822C2B">
        <w:rPr>
          <w:rFonts w:ascii="Courier New" w:hAnsi="Courier New" w:cs="Courier New"/>
        </w:rPr>
        <w:t>pki</w:t>
      </w:r>
      <w:proofErr w:type="spellEnd"/>
      <w:r w:rsidRPr="00822C2B">
        <w:rPr>
          <w:rFonts w:ascii="Courier New" w:hAnsi="Courier New" w:cs="Courier New"/>
        </w:rPr>
        <w:t xml:space="preserve"> certificate chain TP-self-signed-1049204796</w:t>
      </w:r>
    </w:p>
    <w:p w14:paraId="14BA0A3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certificate self-signed 01</w:t>
      </w:r>
    </w:p>
    <w:p w14:paraId="40272B1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30820330 30820218 A0030201 02020101 300D0609 2A864886 F70D0101 05050030</w:t>
      </w:r>
    </w:p>
    <w:p w14:paraId="39ADBB6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31312F30 2D060355 04031326 494F532D 53656C66 2D536967 6E65642D 43657274</w:t>
      </w:r>
    </w:p>
    <w:p w14:paraId="58FBE77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69666963 6174652D 31303439 32303437 3936301E 170D3236 30393134 31373438</w:t>
      </w:r>
    </w:p>
    <w:p w14:paraId="52EA9F4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30335A17 0D333030 31303130 30303030 305A3031 312F302D 06035504 03132649</w:t>
      </w:r>
    </w:p>
    <w:p w14:paraId="0DED871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4F532D53 656C662D 5369676E 65642D43 65727469 66696361 74652D31 30343932</w:t>
      </w:r>
    </w:p>
    <w:p w14:paraId="6C635EF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30343739 36308201 22300D06 092A8648 86F70D01 01010500 0382010F 00308201</w:t>
      </w:r>
    </w:p>
    <w:p w14:paraId="3B3EB74B"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0A028201 0100E7C6 0208FD86 D40D1410 CC15461E 4A5AABA8 C2D58F27 FA5A6E4E</w:t>
      </w:r>
    </w:p>
    <w:p w14:paraId="700A8D7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D0FAB967 EBDFA8AB A194D2C8 CC3B913D 20E74663 56DD4350 9332DD18 97E53EBA</w:t>
      </w:r>
    </w:p>
    <w:p w14:paraId="5FE0EFA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lastRenderedPageBreak/>
        <w:t xml:space="preserve">  325306D6 9516BEC4 EDFDE1D0 2F25DF71 91C8679C B674CA96 01654E15 8DC30576</w:t>
      </w:r>
    </w:p>
    <w:p w14:paraId="5357D8E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D1BF1D15 E6AD253D D044C2A5 E680A924 8F8536F6 50351E7D F2EC4667 EECCCA4F</w:t>
      </w:r>
    </w:p>
    <w:p w14:paraId="6C29D97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474270AE 58D109E3 C2A51527 1880C96E 1F5AA61C 71113CBD 1F7BBDEE 5B162DA7</w:t>
      </w:r>
    </w:p>
    <w:p w14:paraId="1C8843C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A9FB4B46 212839A1 A910020C C95EF5F3 646A55BB B51839FE 8AEB7881 B467E248</w:t>
      </w:r>
    </w:p>
    <w:p w14:paraId="329D274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38D3754B 66945932 3D0961DC 1B75BB59 BC3A778C 587EEA54 47397019 175DA272</w:t>
      </w:r>
    </w:p>
    <w:p w14:paraId="51F782B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B6B00DBB C78FD62E 5A671FCE E4D7121D A3A65AF6 779E2773 523A3627 E3938527</w:t>
      </w:r>
    </w:p>
    <w:p w14:paraId="1F5D7BD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0EECE59B 855F0203 010001A3 53305130 0F060355 1D130101 FF040530 030101FF</w:t>
      </w:r>
    </w:p>
    <w:p w14:paraId="6065DCF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301F0603 551D2304 18301680 14AEC1D6 0A70C004 1330C60E CC9A715C 9F51D35B</w:t>
      </w:r>
    </w:p>
    <w:p w14:paraId="3EDC0B5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63301D06 03551D0E 04160414 AEC1D60A 70C00413 30C60ECC 9A715C9F 51D35B63</w:t>
      </w:r>
    </w:p>
    <w:p w14:paraId="1AAACC6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300D0609 2A864886 F70D0101 05050003 82010100 E2A8D3F0 B566F68F B93953D8</w:t>
      </w:r>
    </w:p>
    <w:p w14:paraId="256FC10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0E49A1BA 17C6B09D 6389E952 79145D64 1E82679D 1FF2E5BF 327E130E CDF1661D</w:t>
      </w:r>
    </w:p>
    <w:p w14:paraId="4B4C822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862EFB46 FAD8267A 404DB8EA 01690A6E 084B55F0 0728DC80 8FA46F26 76CC4921</w:t>
      </w:r>
    </w:p>
    <w:p w14:paraId="5129175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8823F6D5 43630444 AE4F089F 4A5155CB 2BC34EEF 8F7D7F91 0508EB31 3EC38080</w:t>
      </w:r>
    </w:p>
    <w:p w14:paraId="3072096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9BADC0BE 838B3F88 AE486F68 D12B0176 467CB1F3 C54D0739 7BFE28AD 79177457</w:t>
      </w:r>
    </w:p>
    <w:p w14:paraId="21E06EB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A832C279 2E2FEBF8 8C48C609 DC40E926 FC8A2D10 00F8623E 21BEB16C 28DDE887</w:t>
      </w:r>
    </w:p>
    <w:p w14:paraId="3A05483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B33C044D 02481CE7 3FEEC684 FD82DCB5 AA06FB32 417D56EA 1328C5EF 194DD732</w:t>
      </w:r>
    </w:p>
    <w:p w14:paraId="77AF391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C1EB9D7B BA27AC88 D6FB8718 35FF8165 70324924 7E609BAE 497439D6 53835165</w:t>
      </w:r>
    </w:p>
    <w:p w14:paraId="182F326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FFEE5D85 F1B2CEAD 2E6C4793 66112BC9 C1628ACA</w:t>
      </w:r>
    </w:p>
    <w:p w14:paraId="256E23CE" w14:textId="33B7C370"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quit</w:t>
      </w:r>
    </w:p>
    <w:p w14:paraId="0D605B73"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license </w:t>
      </w:r>
      <w:proofErr w:type="spellStart"/>
      <w:r w:rsidRPr="00822C2B">
        <w:rPr>
          <w:rFonts w:ascii="Courier New" w:hAnsi="Courier New" w:cs="Courier New"/>
        </w:rPr>
        <w:t>udi</w:t>
      </w:r>
      <w:proofErr w:type="spellEnd"/>
      <w:r w:rsidRPr="00822C2B">
        <w:rPr>
          <w:rFonts w:ascii="Courier New" w:hAnsi="Courier New" w:cs="Courier New"/>
        </w:rPr>
        <w:t xml:space="preserve"> </w:t>
      </w:r>
      <w:proofErr w:type="spellStart"/>
      <w:r w:rsidRPr="00822C2B">
        <w:rPr>
          <w:rFonts w:ascii="Courier New" w:hAnsi="Courier New" w:cs="Courier New"/>
        </w:rPr>
        <w:t>pid</w:t>
      </w:r>
      <w:proofErr w:type="spellEnd"/>
      <w:r w:rsidRPr="00822C2B">
        <w:rPr>
          <w:rFonts w:ascii="Courier New" w:hAnsi="Courier New" w:cs="Courier New"/>
        </w:rPr>
        <w:t xml:space="preserve"> ISR4321/K9 </w:t>
      </w:r>
      <w:proofErr w:type="spellStart"/>
      <w:r w:rsidRPr="00822C2B">
        <w:rPr>
          <w:rFonts w:ascii="Courier New" w:hAnsi="Courier New" w:cs="Courier New"/>
        </w:rPr>
        <w:t>sn</w:t>
      </w:r>
      <w:proofErr w:type="spellEnd"/>
      <w:r w:rsidRPr="00822C2B">
        <w:rPr>
          <w:rFonts w:ascii="Courier New" w:hAnsi="Courier New" w:cs="Courier New"/>
        </w:rPr>
        <w:t xml:space="preserve"> FDO214421CH</w:t>
      </w:r>
    </w:p>
    <w:p w14:paraId="44A0F470" w14:textId="77777777" w:rsidR="00B03AD1" w:rsidRPr="00822C2B" w:rsidRDefault="00B03AD1" w:rsidP="00B03AD1">
      <w:pPr>
        <w:pStyle w:val="NoSpacing"/>
        <w:rPr>
          <w:rFonts w:ascii="Courier New" w:hAnsi="Courier New" w:cs="Courier New"/>
        </w:rPr>
      </w:pPr>
      <w:proofErr w:type="gramStart"/>
      <w:r w:rsidRPr="00822C2B">
        <w:rPr>
          <w:rFonts w:ascii="Courier New" w:hAnsi="Courier New" w:cs="Courier New"/>
        </w:rPr>
        <w:t>no</w:t>
      </w:r>
      <w:proofErr w:type="gramEnd"/>
      <w:r w:rsidRPr="00822C2B">
        <w:rPr>
          <w:rFonts w:ascii="Courier New" w:hAnsi="Courier New" w:cs="Courier New"/>
        </w:rPr>
        <w:t xml:space="preserve"> license smart enable</w:t>
      </w:r>
    </w:p>
    <w:p w14:paraId="1D68FB3C" w14:textId="4E09CABE" w:rsidR="00B03AD1" w:rsidRPr="00822C2B" w:rsidRDefault="00B03AD1" w:rsidP="00B03AD1">
      <w:pPr>
        <w:pStyle w:val="NoSpacing"/>
        <w:rPr>
          <w:rFonts w:ascii="Courier New" w:hAnsi="Courier New" w:cs="Courier New"/>
        </w:rPr>
      </w:pPr>
      <w:r w:rsidRPr="00822C2B">
        <w:rPr>
          <w:rFonts w:ascii="Courier New" w:hAnsi="Courier New" w:cs="Courier New"/>
        </w:rPr>
        <w:t>diagnostic bootup level minimal</w:t>
      </w:r>
    </w:p>
    <w:p w14:paraId="5F7AF07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spanning-tree mode </w:t>
      </w:r>
      <w:proofErr w:type="spellStart"/>
      <w:r w:rsidRPr="00822C2B">
        <w:rPr>
          <w:rFonts w:ascii="Courier New" w:hAnsi="Courier New" w:cs="Courier New"/>
        </w:rPr>
        <w:t>pvst</w:t>
      </w:r>
      <w:proofErr w:type="spellEnd"/>
    </w:p>
    <w:p w14:paraId="4AAD719A" w14:textId="3E35AC56" w:rsidR="00B03AD1" w:rsidRPr="00822C2B" w:rsidRDefault="00B03AD1" w:rsidP="00B03AD1">
      <w:pPr>
        <w:pStyle w:val="NoSpacing"/>
        <w:rPr>
          <w:rFonts w:ascii="Courier New" w:hAnsi="Courier New" w:cs="Courier New"/>
        </w:rPr>
      </w:pPr>
      <w:r w:rsidRPr="00822C2B">
        <w:rPr>
          <w:rFonts w:ascii="Courier New" w:hAnsi="Courier New" w:cs="Courier New"/>
        </w:rPr>
        <w:t>spanning-tree extend system-id</w:t>
      </w:r>
    </w:p>
    <w:p w14:paraId="7AEBF07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redundancy</w:t>
      </w:r>
    </w:p>
    <w:p w14:paraId="125978AE" w14:textId="382FBAC2"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mode none</w:t>
      </w:r>
    </w:p>
    <w:p w14:paraId="0D7761E9"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Loopback0</w:t>
      </w:r>
    </w:p>
    <w:p w14:paraId="37F3F20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address 10.255.0.7 255.255.255.255</w:t>
      </w:r>
    </w:p>
    <w:p w14:paraId="24999E5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address 2001:DB</w:t>
      </w:r>
      <w:proofErr w:type="gramStart"/>
      <w:r w:rsidRPr="00822C2B">
        <w:rPr>
          <w:rFonts w:ascii="Courier New" w:hAnsi="Courier New" w:cs="Courier New"/>
        </w:rPr>
        <w:t>8:FEED::</w:t>
      </w:r>
      <w:proofErr w:type="gramEnd"/>
      <w:r w:rsidRPr="00822C2B">
        <w:rPr>
          <w:rFonts w:ascii="Courier New" w:hAnsi="Courier New" w:cs="Courier New"/>
        </w:rPr>
        <w:t>7/128</w:t>
      </w:r>
    </w:p>
    <w:p w14:paraId="70E59940" w14:textId="21C96A92"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ospfv3 1 ipv6 area 3</w:t>
      </w:r>
    </w:p>
    <w:p w14:paraId="33351AE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GigabitEthernet0/0/0</w:t>
      </w:r>
    </w:p>
    <w:p w14:paraId="17568E2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address 10.0.3.6 255.255.255.252</w:t>
      </w:r>
    </w:p>
    <w:p w14:paraId="6E982D6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ip</w:t>
      </w:r>
      <w:proofErr w:type="spellEnd"/>
      <w:r w:rsidRPr="00822C2B">
        <w:rPr>
          <w:rFonts w:ascii="Courier New" w:hAnsi="Courier New" w:cs="Courier New"/>
        </w:rPr>
        <w:t xml:space="preserve"> </w:t>
      </w:r>
      <w:proofErr w:type="spellStart"/>
      <w:r w:rsidRPr="00822C2B">
        <w:rPr>
          <w:rFonts w:ascii="Courier New" w:hAnsi="Courier New" w:cs="Courier New"/>
        </w:rPr>
        <w:t>ospf</w:t>
      </w:r>
      <w:proofErr w:type="spellEnd"/>
      <w:r w:rsidRPr="00822C2B">
        <w:rPr>
          <w:rFonts w:ascii="Courier New" w:hAnsi="Courier New" w:cs="Courier New"/>
        </w:rPr>
        <w:t xml:space="preserve"> 1 area 2</w:t>
      </w:r>
    </w:p>
    <w:p w14:paraId="5F12D44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negotiation auto</w:t>
      </w:r>
    </w:p>
    <w:p w14:paraId="7067B955" w14:textId="343375B2"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ipv6 address 2001:DB8:3:</w:t>
      </w:r>
      <w:proofErr w:type="gramStart"/>
      <w:r w:rsidRPr="00822C2B">
        <w:rPr>
          <w:rFonts w:ascii="Courier New" w:hAnsi="Courier New" w:cs="Courier New"/>
        </w:rPr>
        <w:t>2::</w:t>
      </w:r>
      <w:proofErr w:type="gramEnd"/>
      <w:r w:rsidR="00512E98" w:rsidRPr="00822C2B">
        <w:rPr>
          <w:rFonts w:ascii="Courier New" w:hAnsi="Courier New" w:cs="Courier New"/>
        </w:rPr>
        <w:t>2</w:t>
      </w:r>
      <w:r w:rsidRPr="00822C2B">
        <w:rPr>
          <w:rFonts w:ascii="Courier New" w:hAnsi="Courier New" w:cs="Courier New"/>
        </w:rPr>
        <w:t>/64</w:t>
      </w:r>
    </w:p>
    <w:p w14:paraId="1E1BA861" w14:textId="222F73C1" w:rsidR="00B03AD1" w:rsidRPr="00822C2B" w:rsidRDefault="00B03AD1" w:rsidP="00B03AD1">
      <w:pPr>
        <w:pStyle w:val="NoSpacing"/>
        <w:rPr>
          <w:rFonts w:ascii="Courier New" w:hAnsi="Courier New" w:cs="Courier New"/>
        </w:rPr>
      </w:pPr>
      <w:r w:rsidRPr="00822C2B">
        <w:rPr>
          <w:rFonts w:ascii="Courier New" w:hAnsi="Courier New" w:cs="Courier New"/>
        </w:rPr>
        <w:lastRenderedPageBreak/>
        <w:t xml:space="preserve"> ipv6 </w:t>
      </w:r>
      <w:proofErr w:type="spellStart"/>
      <w:r w:rsidRPr="00822C2B">
        <w:rPr>
          <w:rFonts w:ascii="Courier New" w:hAnsi="Courier New" w:cs="Courier New"/>
        </w:rPr>
        <w:t>ospf</w:t>
      </w:r>
      <w:proofErr w:type="spellEnd"/>
      <w:r w:rsidRPr="00822C2B">
        <w:rPr>
          <w:rFonts w:ascii="Courier New" w:hAnsi="Courier New" w:cs="Courier New"/>
        </w:rPr>
        <w:t xml:space="preserve"> 1 area 2</w:t>
      </w:r>
    </w:p>
    <w:p w14:paraId="26175F0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GigabitEthernet0/0/1</w:t>
      </w:r>
    </w:p>
    <w:p w14:paraId="69A4E4C2"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7EC78258" w14:textId="0EDE3789"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negotiation auto</w:t>
      </w:r>
    </w:p>
    <w:p w14:paraId="46E053B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Serial0/1/0</w:t>
      </w:r>
    </w:p>
    <w:p w14:paraId="26F7928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2E9E1B86" w14:textId="594036F4"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shutdown</w:t>
      </w:r>
    </w:p>
    <w:p w14:paraId="02929E21"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Serial0/1/1</w:t>
      </w:r>
    </w:p>
    <w:p w14:paraId="4DC9162E"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5043A5AD" w14:textId="57DC863B"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shutdown</w:t>
      </w:r>
    </w:p>
    <w:p w14:paraId="4E37B237"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Service-Engine0/2/0</w:t>
      </w:r>
    </w:p>
    <w:p w14:paraId="6C6C840A" w14:textId="3397D393"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1A12733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interface GigabitEthernet0</w:t>
      </w:r>
    </w:p>
    <w:p w14:paraId="50DBAB8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vrf</w:t>
      </w:r>
      <w:proofErr w:type="spellEnd"/>
      <w:r w:rsidRPr="00822C2B">
        <w:rPr>
          <w:rFonts w:ascii="Courier New" w:hAnsi="Courier New" w:cs="Courier New"/>
        </w:rPr>
        <w:t xml:space="preserve"> forwarding </w:t>
      </w:r>
      <w:proofErr w:type="spellStart"/>
      <w:r w:rsidRPr="00822C2B">
        <w:rPr>
          <w:rFonts w:ascii="Courier New" w:hAnsi="Courier New" w:cs="Courier New"/>
        </w:rPr>
        <w:t>Mgmt-intf</w:t>
      </w:r>
      <w:proofErr w:type="spellEnd"/>
    </w:p>
    <w:p w14:paraId="16500EA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no </w:t>
      </w:r>
      <w:proofErr w:type="spellStart"/>
      <w:r w:rsidRPr="00822C2B">
        <w:rPr>
          <w:rFonts w:ascii="Courier New" w:hAnsi="Courier New" w:cs="Courier New"/>
        </w:rPr>
        <w:t>ip</w:t>
      </w:r>
      <w:proofErr w:type="spellEnd"/>
      <w:r w:rsidRPr="00822C2B">
        <w:rPr>
          <w:rFonts w:ascii="Courier New" w:hAnsi="Courier New" w:cs="Courier New"/>
        </w:rPr>
        <w:t xml:space="preserve"> address</w:t>
      </w:r>
    </w:p>
    <w:p w14:paraId="184E970D"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shutdown</w:t>
      </w:r>
    </w:p>
    <w:p w14:paraId="62651A3D" w14:textId="5E0A6C6F"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negotiation auto</w:t>
      </w:r>
    </w:p>
    <w:p w14:paraId="5BAC79D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router ospfv3 1</w:t>
      </w:r>
    </w:p>
    <w:p w14:paraId="1CF0AC8E" w14:textId="391B66AB"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router-</w:t>
      </w:r>
      <w:proofErr w:type="gramStart"/>
      <w:r w:rsidRPr="00822C2B">
        <w:rPr>
          <w:rFonts w:ascii="Courier New" w:hAnsi="Courier New" w:cs="Courier New"/>
        </w:rPr>
        <w:t>id</w:t>
      </w:r>
      <w:proofErr w:type="gramEnd"/>
      <w:r w:rsidRPr="00822C2B">
        <w:rPr>
          <w:rFonts w:ascii="Courier New" w:hAnsi="Courier New" w:cs="Courier New"/>
        </w:rPr>
        <w:t xml:space="preserve"> 7.7.7.7</w:t>
      </w:r>
    </w:p>
    <w:p w14:paraId="5818762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address-family ipv6 unicast</w:t>
      </w:r>
    </w:p>
    <w:p w14:paraId="0E065A0C" w14:textId="2CB6749B"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exit-address-family</w:t>
      </w:r>
    </w:p>
    <w:p w14:paraId="24B948E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router </w:t>
      </w:r>
      <w:proofErr w:type="spellStart"/>
      <w:r w:rsidRPr="00822C2B">
        <w:rPr>
          <w:rFonts w:ascii="Courier New" w:hAnsi="Courier New" w:cs="Courier New"/>
        </w:rPr>
        <w:t>ospf</w:t>
      </w:r>
      <w:proofErr w:type="spellEnd"/>
      <w:r w:rsidRPr="00822C2B">
        <w:rPr>
          <w:rFonts w:ascii="Courier New" w:hAnsi="Courier New" w:cs="Courier New"/>
        </w:rPr>
        <w:t xml:space="preserve"> 1</w:t>
      </w:r>
    </w:p>
    <w:p w14:paraId="732F0894"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router-</w:t>
      </w:r>
      <w:proofErr w:type="gramStart"/>
      <w:r w:rsidRPr="00822C2B">
        <w:rPr>
          <w:rFonts w:ascii="Courier New" w:hAnsi="Courier New" w:cs="Courier New"/>
        </w:rPr>
        <w:t>id</w:t>
      </w:r>
      <w:proofErr w:type="gramEnd"/>
      <w:r w:rsidRPr="00822C2B">
        <w:rPr>
          <w:rFonts w:ascii="Courier New" w:hAnsi="Courier New" w:cs="Courier New"/>
        </w:rPr>
        <w:t xml:space="preserve"> 7.7.7.7</w:t>
      </w:r>
    </w:p>
    <w:p w14:paraId="6E691238"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network 10.255.0.7 0.0.0.0 area 3</w:t>
      </w:r>
    </w:p>
    <w:p w14:paraId="4DD91601" w14:textId="1AA70728"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network 172.16.6.0 0.0.0.255 area 3</w:t>
      </w:r>
    </w:p>
    <w:p w14:paraId="1C2E0912"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forward-protocol </w:t>
      </w:r>
      <w:proofErr w:type="spellStart"/>
      <w:r w:rsidRPr="00822C2B">
        <w:rPr>
          <w:rFonts w:ascii="Courier New" w:hAnsi="Courier New" w:cs="Courier New"/>
        </w:rPr>
        <w:t>nd</w:t>
      </w:r>
      <w:proofErr w:type="spellEnd"/>
    </w:p>
    <w:p w14:paraId="2D1EAFD0"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http server</w:t>
      </w:r>
    </w:p>
    <w:p w14:paraId="0D4B81DA"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http authentication local</w:t>
      </w:r>
    </w:p>
    <w:p w14:paraId="24C14005" w14:textId="77777777"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http </w:t>
      </w:r>
      <w:proofErr w:type="gramStart"/>
      <w:r w:rsidRPr="00822C2B">
        <w:rPr>
          <w:rFonts w:ascii="Courier New" w:hAnsi="Courier New" w:cs="Courier New"/>
        </w:rPr>
        <w:t>secure-server</w:t>
      </w:r>
      <w:proofErr w:type="gramEnd"/>
    </w:p>
    <w:p w14:paraId="6633CC80" w14:textId="16F77ECF" w:rsidR="00B03AD1" w:rsidRPr="00822C2B" w:rsidRDefault="00B03AD1" w:rsidP="00B03AD1">
      <w:pPr>
        <w:pStyle w:val="NoSpacing"/>
        <w:rPr>
          <w:rFonts w:ascii="Courier New" w:hAnsi="Courier New" w:cs="Courier New"/>
        </w:rPr>
      </w:pPr>
      <w:proofErr w:type="spellStart"/>
      <w:r w:rsidRPr="00822C2B">
        <w:rPr>
          <w:rFonts w:ascii="Courier New" w:hAnsi="Courier New" w:cs="Courier New"/>
        </w:rPr>
        <w:t>ip</w:t>
      </w:r>
      <w:proofErr w:type="spellEnd"/>
      <w:r w:rsidRPr="00822C2B">
        <w:rPr>
          <w:rFonts w:ascii="Courier New" w:hAnsi="Courier New" w:cs="Courier New"/>
        </w:rPr>
        <w:t xml:space="preserve"> </w:t>
      </w:r>
      <w:proofErr w:type="spellStart"/>
      <w:r w:rsidRPr="00822C2B">
        <w:rPr>
          <w:rFonts w:ascii="Courier New" w:hAnsi="Courier New" w:cs="Courier New"/>
        </w:rPr>
        <w:t>tftp</w:t>
      </w:r>
      <w:proofErr w:type="spellEnd"/>
      <w:r w:rsidRPr="00822C2B">
        <w:rPr>
          <w:rFonts w:ascii="Courier New" w:hAnsi="Courier New" w:cs="Courier New"/>
        </w:rPr>
        <w:t xml:space="preserve"> source-interface GigabitEthernet0</w:t>
      </w:r>
    </w:p>
    <w:p w14:paraId="18C61981" w14:textId="57BC9964" w:rsidR="00B03AD1" w:rsidRPr="00822C2B" w:rsidRDefault="00B03AD1" w:rsidP="00B03AD1">
      <w:pPr>
        <w:pStyle w:val="NoSpacing"/>
        <w:rPr>
          <w:rFonts w:ascii="Courier New" w:hAnsi="Courier New" w:cs="Courier New"/>
        </w:rPr>
      </w:pPr>
      <w:r w:rsidRPr="00822C2B">
        <w:rPr>
          <w:rFonts w:ascii="Courier New" w:hAnsi="Courier New" w:cs="Courier New"/>
        </w:rPr>
        <w:t>control-plane</w:t>
      </w:r>
    </w:p>
    <w:p w14:paraId="02CD2E80"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line con 0</w:t>
      </w:r>
    </w:p>
    <w:p w14:paraId="147DA6AA"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transport input none</w:t>
      </w:r>
    </w:p>
    <w:p w14:paraId="336F8A26"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stopbits</w:t>
      </w:r>
      <w:proofErr w:type="spellEnd"/>
      <w:r w:rsidRPr="00822C2B">
        <w:rPr>
          <w:rFonts w:ascii="Courier New" w:hAnsi="Courier New" w:cs="Courier New"/>
        </w:rPr>
        <w:t xml:space="preserve"> 1</w:t>
      </w:r>
    </w:p>
    <w:p w14:paraId="59139BB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line aux 0</w:t>
      </w:r>
    </w:p>
    <w:p w14:paraId="604A6385"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w:t>
      </w:r>
      <w:proofErr w:type="spellStart"/>
      <w:r w:rsidRPr="00822C2B">
        <w:rPr>
          <w:rFonts w:ascii="Courier New" w:hAnsi="Courier New" w:cs="Courier New"/>
        </w:rPr>
        <w:t>stopbits</w:t>
      </w:r>
      <w:proofErr w:type="spellEnd"/>
      <w:r w:rsidRPr="00822C2B">
        <w:rPr>
          <w:rFonts w:ascii="Courier New" w:hAnsi="Courier New" w:cs="Courier New"/>
        </w:rPr>
        <w:t xml:space="preserve"> 1</w:t>
      </w:r>
    </w:p>
    <w:p w14:paraId="20D8D88F"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 xml:space="preserve">line </w:t>
      </w:r>
      <w:proofErr w:type="spellStart"/>
      <w:r w:rsidRPr="00822C2B">
        <w:rPr>
          <w:rFonts w:ascii="Courier New" w:hAnsi="Courier New" w:cs="Courier New"/>
        </w:rPr>
        <w:t>vty</w:t>
      </w:r>
      <w:proofErr w:type="spellEnd"/>
      <w:r w:rsidRPr="00822C2B">
        <w:rPr>
          <w:rFonts w:ascii="Courier New" w:hAnsi="Courier New" w:cs="Courier New"/>
        </w:rPr>
        <w:t xml:space="preserve"> 0 4</w:t>
      </w:r>
    </w:p>
    <w:p w14:paraId="5077309E" w14:textId="1B044C7F" w:rsidR="00B03AD1" w:rsidRPr="00822C2B" w:rsidRDefault="00B03AD1" w:rsidP="00B03AD1">
      <w:pPr>
        <w:pStyle w:val="NoSpacing"/>
        <w:rPr>
          <w:rFonts w:ascii="Courier New" w:hAnsi="Courier New" w:cs="Courier New"/>
        </w:rPr>
      </w:pPr>
      <w:r w:rsidRPr="00822C2B">
        <w:rPr>
          <w:rFonts w:ascii="Courier New" w:hAnsi="Courier New" w:cs="Courier New"/>
        </w:rPr>
        <w:t xml:space="preserve"> login</w:t>
      </w:r>
    </w:p>
    <w:p w14:paraId="07910A0C" w14:textId="77777777" w:rsidR="00B03AD1" w:rsidRPr="00822C2B" w:rsidRDefault="00B03AD1" w:rsidP="00B03AD1">
      <w:pPr>
        <w:pStyle w:val="NoSpacing"/>
        <w:rPr>
          <w:rFonts w:ascii="Courier New" w:hAnsi="Courier New" w:cs="Courier New"/>
        </w:rPr>
      </w:pPr>
      <w:r w:rsidRPr="00822C2B">
        <w:rPr>
          <w:rFonts w:ascii="Courier New" w:hAnsi="Courier New" w:cs="Courier New"/>
        </w:rPr>
        <w:t>end</w:t>
      </w:r>
    </w:p>
    <w:p w14:paraId="4B5D9470" w14:textId="77777777" w:rsidR="003C5B9B" w:rsidRPr="00822C2B" w:rsidRDefault="003C5B9B" w:rsidP="00E12948">
      <w:pPr>
        <w:rPr>
          <w:rFonts w:ascii="Courier New" w:hAnsi="Courier New" w:cs="Courier New"/>
        </w:rPr>
      </w:pPr>
    </w:p>
    <w:sectPr w:rsidR="003C5B9B" w:rsidRPr="00822C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6537E"/>
    <w:multiLevelType w:val="hybridMultilevel"/>
    <w:tmpl w:val="D3A61C54"/>
    <w:lvl w:ilvl="0" w:tplc="FB00E402">
      <w:start w:val="10"/>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97998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4F6"/>
    <w:rsid w:val="0000652A"/>
    <w:rsid w:val="00016B14"/>
    <w:rsid w:val="00037162"/>
    <w:rsid w:val="000374D6"/>
    <w:rsid w:val="0004691C"/>
    <w:rsid w:val="000563EB"/>
    <w:rsid w:val="00063B99"/>
    <w:rsid w:val="00076CDC"/>
    <w:rsid w:val="00093855"/>
    <w:rsid w:val="000A0435"/>
    <w:rsid w:val="000B376A"/>
    <w:rsid w:val="000C09CD"/>
    <w:rsid w:val="000C19EF"/>
    <w:rsid w:val="000D0A56"/>
    <w:rsid w:val="0011182A"/>
    <w:rsid w:val="00112797"/>
    <w:rsid w:val="0011678A"/>
    <w:rsid w:val="001169B7"/>
    <w:rsid w:val="00116E73"/>
    <w:rsid w:val="0012544D"/>
    <w:rsid w:val="001309DD"/>
    <w:rsid w:val="00132E82"/>
    <w:rsid w:val="00135747"/>
    <w:rsid w:val="00141AF2"/>
    <w:rsid w:val="001427E5"/>
    <w:rsid w:val="001447DE"/>
    <w:rsid w:val="00145CFB"/>
    <w:rsid w:val="00146561"/>
    <w:rsid w:val="001527A7"/>
    <w:rsid w:val="0015691A"/>
    <w:rsid w:val="001573EC"/>
    <w:rsid w:val="0016191D"/>
    <w:rsid w:val="00161E28"/>
    <w:rsid w:val="001645B3"/>
    <w:rsid w:val="00165108"/>
    <w:rsid w:val="00167410"/>
    <w:rsid w:val="00182050"/>
    <w:rsid w:val="001823F5"/>
    <w:rsid w:val="0018557F"/>
    <w:rsid w:val="00186798"/>
    <w:rsid w:val="00190F93"/>
    <w:rsid w:val="00194B0E"/>
    <w:rsid w:val="00194B63"/>
    <w:rsid w:val="00196A12"/>
    <w:rsid w:val="001B1C7A"/>
    <w:rsid w:val="001B3830"/>
    <w:rsid w:val="001C6B62"/>
    <w:rsid w:val="001D2F88"/>
    <w:rsid w:val="001D428D"/>
    <w:rsid w:val="001E62D5"/>
    <w:rsid w:val="001F237C"/>
    <w:rsid w:val="001F56D2"/>
    <w:rsid w:val="001F5B52"/>
    <w:rsid w:val="001F7F88"/>
    <w:rsid w:val="00203EC0"/>
    <w:rsid w:val="00205705"/>
    <w:rsid w:val="002118AC"/>
    <w:rsid w:val="0021464A"/>
    <w:rsid w:val="002153A9"/>
    <w:rsid w:val="00216DDF"/>
    <w:rsid w:val="00224392"/>
    <w:rsid w:val="00232ACE"/>
    <w:rsid w:val="00240061"/>
    <w:rsid w:val="00244FA8"/>
    <w:rsid w:val="0024597C"/>
    <w:rsid w:val="00250DAA"/>
    <w:rsid w:val="00264468"/>
    <w:rsid w:val="002965E4"/>
    <w:rsid w:val="002A1C42"/>
    <w:rsid w:val="002B40F7"/>
    <w:rsid w:val="002B737E"/>
    <w:rsid w:val="002B782E"/>
    <w:rsid w:val="002B7930"/>
    <w:rsid w:val="002D05A0"/>
    <w:rsid w:val="002D4DCC"/>
    <w:rsid w:val="002D518E"/>
    <w:rsid w:val="002F5C09"/>
    <w:rsid w:val="00300475"/>
    <w:rsid w:val="00321D86"/>
    <w:rsid w:val="003343A3"/>
    <w:rsid w:val="00336D80"/>
    <w:rsid w:val="00341BAA"/>
    <w:rsid w:val="003433B0"/>
    <w:rsid w:val="00344236"/>
    <w:rsid w:val="00344A60"/>
    <w:rsid w:val="00350ABD"/>
    <w:rsid w:val="00350C8C"/>
    <w:rsid w:val="00350D5C"/>
    <w:rsid w:val="003551E5"/>
    <w:rsid w:val="00384F0E"/>
    <w:rsid w:val="00391476"/>
    <w:rsid w:val="0039558A"/>
    <w:rsid w:val="003A2626"/>
    <w:rsid w:val="003A3D37"/>
    <w:rsid w:val="003A3DA6"/>
    <w:rsid w:val="003A7294"/>
    <w:rsid w:val="003B25C3"/>
    <w:rsid w:val="003B2A38"/>
    <w:rsid w:val="003C23E8"/>
    <w:rsid w:val="003C25C9"/>
    <w:rsid w:val="003C314C"/>
    <w:rsid w:val="003C321C"/>
    <w:rsid w:val="003C5B9B"/>
    <w:rsid w:val="003D4DF1"/>
    <w:rsid w:val="003D663C"/>
    <w:rsid w:val="003F0B90"/>
    <w:rsid w:val="0040373D"/>
    <w:rsid w:val="00406100"/>
    <w:rsid w:val="004071CD"/>
    <w:rsid w:val="0041205B"/>
    <w:rsid w:val="00427933"/>
    <w:rsid w:val="0043466F"/>
    <w:rsid w:val="00453E8A"/>
    <w:rsid w:val="00456978"/>
    <w:rsid w:val="0047048E"/>
    <w:rsid w:val="00475FC0"/>
    <w:rsid w:val="004768DA"/>
    <w:rsid w:val="00477E0C"/>
    <w:rsid w:val="004818B1"/>
    <w:rsid w:val="0048645B"/>
    <w:rsid w:val="00487A73"/>
    <w:rsid w:val="004B3056"/>
    <w:rsid w:val="004C7472"/>
    <w:rsid w:val="004D54F6"/>
    <w:rsid w:val="004D704D"/>
    <w:rsid w:val="004E17A8"/>
    <w:rsid w:val="004E1F7D"/>
    <w:rsid w:val="004E217C"/>
    <w:rsid w:val="004E3E8B"/>
    <w:rsid w:val="004F2B3C"/>
    <w:rsid w:val="00500C73"/>
    <w:rsid w:val="00512E98"/>
    <w:rsid w:val="00517012"/>
    <w:rsid w:val="00517C39"/>
    <w:rsid w:val="00530998"/>
    <w:rsid w:val="0053119F"/>
    <w:rsid w:val="0053142E"/>
    <w:rsid w:val="005361ED"/>
    <w:rsid w:val="00541E9E"/>
    <w:rsid w:val="00544F41"/>
    <w:rsid w:val="00553438"/>
    <w:rsid w:val="00566FFB"/>
    <w:rsid w:val="00575083"/>
    <w:rsid w:val="005B5689"/>
    <w:rsid w:val="005C3BEB"/>
    <w:rsid w:val="005C757E"/>
    <w:rsid w:val="005D2A33"/>
    <w:rsid w:val="005D3AC9"/>
    <w:rsid w:val="005D568A"/>
    <w:rsid w:val="005D79CA"/>
    <w:rsid w:val="005E24BF"/>
    <w:rsid w:val="005E41A8"/>
    <w:rsid w:val="005E5A69"/>
    <w:rsid w:val="005F3F6E"/>
    <w:rsid w:val="005F614E"/>
    <w:rsid w:val="0060252B"/>
    <w:rsid w:val="00612F77"/>
    <w:rsid w:val="00623652"/>
    <w:rsid w:val="00623676"/>
    <w:rsid w:val="006303D7"/>
    <w:rsid w:val="00645F52"/>
    <w:rsid w:val="0064629F"/>
    <w:rsid w:val="006512A1"/>
    <w:rsid w:val="006526C0"/>
    <w:rsid w:val="006535EF"/>
    <w:rsid w:val="00662E78"/>
    <w:rsid w:val="00674F09"/>
    <w:rsid w:val="0068145B"/>
    <w:rsid w:val="00690FDB"/>
    <w:rsid w:val="006957F9"/>
    <w:rsid w:val="006B00D2"/>
    <w:rsid w:val="006B4885"/>
    <w:rsid w:val="006C42FF"/>
    <w:rsid w:val="006D15D0"/>
    <w:rsid w:val="006D34B7"/>
    <w:rsid w:val="006D68B0"/>
    <w:rsid w:val="006D748E"/>
    <w:rsid w:val="006D74FC"/>
    <w:rsid w:val="006E1AA1"/>
    <w:rsid w:val="006E4CA8"/>
    <w:rsid w:val="00707A6A"/>
    <w:rsid w:val="00710853"/>
    <w:rsid w:val="00710FAB"/>
    <w:rsid w:val="007311B2"/>
    <w:rsid w:val="00732305"/>
    <w:rsid w:val="007447CE"/>
    <w:rsid w:val="00754249"/>
    <w:rsid w:val="00761F60"/>
    <w:rsid w:val="007657BB"/>
    <w:rsid w:val="00791D2B"/>
    <w:rsid w:val="007957C5"/>
    <w:rsid w:val="00796376"/>
    <w:rsid w:val="00796660"/>
    <w:rsid w:val="007A7F46"/>
    <w:rsid w:val="007B2823"/>
    <w:rsid w:val="007C35C6"/>
    <w:rsid w:val="007C3EC5"/>
    <w:rsid w:val="007C575E"/>
    <w:rsid w:val="007E3C98"/>
    <w:rsid w:val="007E7028"/>
    <w:rsid w:val="00802681"/>
    <w:rsid w:val="00807F31"/>
    <w:rsid w:val="00822C2B"/>
    <w:rsid w:val="008248FE"/>
    <w:rsid w:val="00826578"/>
    <w:rsid w:val="00830096"/>
    <w:rsid w:val="00852456"/>
    <w:rsid w:val="00857EC8"/>
    <w:rsid w:val="00860778"/>
    <w:rsid w:val="00861633"/>
    <w:rsid w:val="0086163B"/>
    <w:rsid w:val="00862F15"/>
    <w:rsid w:val="0086480F"/>
    <w:rsid w:val="00867620"/>
    <w:rsid w:val="00877760"/>
    <w:rsid w:val="0088124C"/>
    <w:rsid w:val="00887FF7"/>
    <w:rsid w:val="00894331"/>
    <w:rsid w:val="00897708"/>
    <w:rsid w:val="008A2476"/>
    <w:rsid w:val="008A3EDF"/>
    <w:rsid w:val="008A7F22"/>
    <w:rsid w:val="008B1B6A"/>
    <w:rsid w:val="008B4F82"/>
    <w:rsid w:val="008C40FB"/>
    <w:rsid w:val="008C7211"/>
    <w:rsid w:val="008C7913"/>
    <w:rsid w:val="008C7D30"/>
    <w:rsid w:val="008D1207"/>
    <w:rsid w:val="008D37D6"/>
    <w:rsid w:val="008D4CF0"/>
    <w:rsid w:val="008D7BAB"/>
    <w:rsid w:val="008E2315"/>
    <w:rsid w:val="008E68EB"/>
    <w:rsid w:val="008E7795"/>
    <w:rsid w:val="008F5F7E"/>
    <w:rsid w:val="00910C09"/>
    <w:rsid w:val="009215B7"/>
    <w:rsid w:val="00921703"/>
    <w:rsid w:val="00930837"/>
    <w:rsid w:val="00934B5A"/>
    <w:rsid w:val="0093536E"/>
    <w:rsid w:val="00954156"/>
    <w:rsid w:val="009620C7"/>
    <w:rsid w:val="00963841"/>
    <w:rsid w:val="00964D3E"/>
    <w:rsid w:val="00971366"/>
    <w:rsid w:val="00986E09"/>
    <w:rsid w:val="00994A39"/>
    <w:rsid w:val="009A52D4"/>
    <w:rsid w:val="009B5B1A"/>
    <w:rsid w:val="009B7597"/>
    <w:rsid w:val="009C0025"/>
    <w:rsid w:val="009E1929"/>
    <w:rsid w:val="009F085E"/>
    <w:rsid w:val="009F478F"/>
    <w:rsid w:val="00A0528F"/>
    <w:rsid w:val="00A10003"/>
    <w:rsid w:val="00A166D4"/>
    <w:rsid w:val="00A218D2"/>
    <w:rsid w:val="00A2682C"/>
    <w:rsid w:val="00A3333A"/>
    <w:rsid w:val="00A343E6"/>
    <w:rsid w:val="00A66E21"/>
    <w:rsid w:val="00A67D0B"/>
    <w:rsid w:val="00A75C6D"/>
    <w:rsid w:val="00A84166"/>
    <w:rsid w:val="00A9418E"/>
    <w:rsid w:val="00A9485A"/>
    <w:rsid w:val="00AA4BBE"/>
    <w:rsid w:val="00AA6E23"/>
    <w:rsid w:val="00AB05A3"/>
    <w:rsid w:val="00AB3E3F"/>
    <w:rsid w:val="00AB6861"/>
    <w:rsid w:val="00AC0834"/>
    <w:rsid w:val="00AC1729"/>
    <w:rsid w:val="00AD312A"/>
    <w:rsid w:val="00AE06AB"/>
    <w:rsid w:val="00AE63C0"/>
    <w:rsid w:val="00AF1886"/>
    <w:rsid w:val="00AF3A4D"/>
    <w:rsid w:val="00B03822"/>
    <w:rsid w:val="00B03AD1"/>
    <w:rsid w:val="00B14556"/>
    <w:rsid w:val="00B21466"/>
    <w:rsid w:val="00B32810"/>
    <w:rsid w:val="00B32FC2"/>
    <w:rsid w:val="00B349A8"/>
    <w:rsid w:val="00B432F5"/>
    <w:rsid w:val="00B62D26"/>
    <w:rsid w:val="00B651D5"/>
    <w:rsid w:val="00B70F3B"/>
    <w:rsid w:val="00B73DDB"/>
    <w:rsid w:val="00B75C60"/>
    <w:rsid w:val="00B76059"/>
    <w:rsid w:val="00B818F4"/>
    <w:rsid w:val="00B9553E"/>
    <w:rsid w:val="00BA0677"/>
    <w:rsid w:val="00BA48D5"/>
    <w:rsid w:val="00BA76FC"/>
    <w:rsid w:val="00BB691F"/>
    <w:rsid w:val="00BB73A2"/>
    <w:rsid w:val="00BC07ED"/>
    <w:rsid w:val="00BD76BD"/>
    <w:rsid w:val="00BE1D8A"/>
    <w:rsid w:val="00BE4282"/>
    <w:rsid w:val="00C01A31"/>
    <w:rsid w:val="00C1647E"/>
    <w:rsid w:val="00C26286"/>
    <w:rsid w:val="00C27446"/>
    <w:rsid w:val="00C313C6"/>
    <w:rsid w:val="00C32CB3"/>
    <w:rsid w:val="00C32EF4"/>
    <w:rsid w:val="00C404F3"/>
    <w:rsid w:val="00C50D0F"/>
    <w:rsid w:val="00C50E77"/>
    <w:rsid w:val="00C52566"/>
    <w:rsid w:val="00C66BED"/>
    <w:rsid w:val="00C71D99"/>
    <w:rsid w:val="00C741A1"/>
    <w:rsid w:val="00C77989"/>
    <w:rsid w:val="00C83BDA"/>
    <w:rsid w:val="00C85D74"/>
    <w:rsid w:val="00C960CE"/>
    <w:rsid w:val="00CA2345"/>
    <w:rsid w:val="00CA644A"/>
    <w:rsid w:val="00CB7992"/>
    <w:rsid w:val="00CE1E88"/>
    <w:rsid w:val="00CE786E"/>
    <w:rsid w:val="00CF0749"/>
    <w:rsid w:val="00CF5B8C"/>
    <w:rsid w:val="00D049DD"/>
    <w:rsid w:val="00D077A4"/>
    <w:rsid w:val="00D15077"/>
    <w:rsid w:val="00D2125E"/>
    <w:rsid w:val="00D226FC"/>
    <w:rsid w:val="00D30F50"/>
    <w:rsid w:val="00D330B1"/>
    <w:rsid w:val="00D34F59"/>
    <w:rsid w:val="00D43AFB"/>
    <w:rsid w:val="00D506AA"/>
    <w:rsid w:val="00D53E73"/>
    <w:rsid w:val="00D65391"/>
    <w:rsid w:val="00D67F85"/>
    <w:rsid w:val="00D72440"/>
    <w:rsid w:val="00DB4B97"/>
    <w:rsid w:val="00DB4BAD"/>
    <w:rsid w:val="00DB5143"/>
    <w:rsid w:val="00DC1090"/>
    <w:rsid w:val="00DC36F8"/>
    <w:rsid w:val="00DC4105"/>
    <w:rsid w:val="00DC53AA"/>
    <w:rsid w:val="00DE1B60"/>
    <w:rsid w:val="00DE3676"/>
    <w:rsid w:val="00DF1EAD"/>
    <w:rsid w:val="00E00318"/>
    <w:rsid w:val="00E010C1"/>
    <w:rsid w:val="00E05CBB"/>
    <w:rsid w:val="00E064D5"/>
    <w:rsid w:val="00E12948"/>
    <w:rsid w:val="00E12C8F"/>
    <w:rsid w:val="00E13293"/>
    <w:rsid w:val="00E22235"/>
    <w:rsid w:val="00E253EE"/>
    <w:rsid w:val="00E26425"/>
    <w:rsid w:val="00E31589"/>
    <w:rsid w:val="00E42859"/>
    <w:rsid w:val="00E6745B"/>
    <w:rsid w:val="00E7311E"/>
    <w:rsid w:val="00E80588"/>
    <w:rsid w:val="00E8719B"/>
    <w:rsid w:val="00E97054"/>
    <w:rsid w:val="00E97B57"/>
    <w:rsid w:val="00EA56D8"/>
    <w:rsid w:val="00EB1552"/>
    <w:rsid w:val="00EB443D"/>
    <w:rsid w:val="00EB50F9"/>
    <w:rsid w:val="00EC45D5"/>
    <w:rsid w:val="00EC70F7"/>
    <w:rsid w:val="00ED27EF"/>
    <w:rsid w:val="00ED6CF4"/>
    <w:rsid w:val="00EF4F0C"/>
    <w:rsid w:val="00EF6310"/>
    <w:rsid w:val="00F00587"/>
    <w:rsid w:val="00F022E9"/>
    <w:rsid w:val="00F04951"/>
    <w:rsid w:val="00F150C2"/>
    <w:rsid w:val="00F167CF"/>
    <w:rsid w:val="00F16921"/>
    <w:rsid w:val="00F2177E"/>
    <w:rsid w:val="00F41DCC"/>
    <w:rsid w:val="00F41E84"/>
    <w:rsid w:val="00F425B8"/>
    <w:rsid w:val="00F64E7B"/>
    <w:rsid w:val="00F7014D"/>
    <w:rsid w:val="00F71EBC"/>
    <w:rsid w:val="00F8490E"/>
    <w:rsid w:val="00F877F1"/>
    <w:rsid w:val="00F909DE"/>
    <w:rsid w:val="00F94959"/>
    <w:rsid w:val="00F96A0A"/>
    <w:rsid w:val="00FB2F3E"/>
    <w:rsid w:val="00FB43F2"/>
    <w:rsid w:val="00FC027F"/>
    <w:rsid w:val="00FC037B"/>
    <w:rsid w:val="00FC04E7"/>
    <w:rsid w:val="00FC08B7"/>
    <w:rsid w:val="00FC4D1B"/>
    <w:rsid w:val="00FC6698"/>
    <w:rsid w:val="00FD0978"/>
    <w:rsid w:val="00FE36F6"/>
    <w:rsid w:val="00FE7FDF"/>
    <w:rsid w:val="6E6E3BE4"/>
    <w:rsid w:val="707439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253E7"/>
  <w15:chartTrackingRefBased/>
  <w15:docId w15:val="{95EEE6FB-CB3A-4E02-90E0-7335115EA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91F"/>
  </w:style>
  <w:style w:type="paragraph" w:styleId="Heading1">
    <w:name w:val="heading 1"/>
    <w:basedOn w:val="Normal"/>
    <w:next w:val="Normal"/>
    <w:link w:val="Heading1Char"/>
    <w:uiPriority w:val="9"/>
    <w:qFormat/>
    <w:rsid w:val="00BB691F"/>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BB691F"/>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91F"/>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91F"/>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BB691F"/>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BB691F"/>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BB691F"/>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BB691F"/>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BB691F"/>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91F"/>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BB69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91F"/>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91F"/>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BB691F"/>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BB691F"/>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BB691F"/>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BB691F"/>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BB691F"/>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BB691F"/>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BB691F"/>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BB691F"/>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BB691F"/>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BB691F"/>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BB691F"/>
    <w:rPr>
      <w:color w:val="0E2841" w:themeColor="text2"/>
      <w:sz w:val="24"/>
      <w:szCs w:val="24"/>
    </w:rPr>
  </w:style>
  <w:style w:type="paragraph" w:styleId="ListParagraph">
    <w:name w:val="List Paragraph"/>
    <w:basedOn w:val="Normal"/>
    <w:uiPriority w:val="34"/>
    <w:qFormat/>
    <w:rsid w:val="004D54F6"/>
    <w:pPr>
      <w:ind w:left="720"/>
      <w:contextualSpacing/>
    </w:pPr>
  </w:style>
  <w:style w:type="character" w:styleId="IntenseEmphasis">
    <w:name w:val="Intense Emphasis"/>
    <w:basedOn w:val="DefaultParagraphFont"/>
    <w:uiPriority w:val="21"/>
    <w:qFormat/>
    <w:rsid w:val="00BB691F"/>
    <w:rPr>
      <w:b/>
      <w:bCs/>
      <w:i/>
      <w:iCs/>
    </w:rPr>
  </w:style>
  <w:style w:type="paragraph" w:styleId="IntenseQuote">
    <w:name w:val="Intense Quote"/>
    <w:basedOn w:val="Normal"/>
    <w:next w:val="Normal"/>
    <w:link w:val="IntenseQuoteChar"/>
    <w:uiPriority w:val="30"/>
    <w:qFormat/>
    <w:rsid w:val="00BB691F"/>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BB691F"/>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BB691F"/>
    <w:rPr>
      <w:b/>
      <w:bCs/>
      <w:smallCaps/>
      <w:color w:val="0E2841" w:themeColor="text2"/>
      <w:u w:val="single"/>
    </w:rPr>
  </w:style>
  <w:style w:type="table" w:styleId="TableGrid">
    <w:name w:val="Table Grid"/>
    <w:basedOn w:val="TableNormal"/>
    <w:uiPriority w:val="39"/>
    <w:rsid w:val="004D5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BB691F"/>
    <w:pPr>
      <w:spacing w:line="240" w:lineRule="auto"/>
    </w:pPr>
    <w:rPr>
      <w:b/>
      <w:bCs/>
      <w:smallCaps/>
      <w:color w:val="0E2841" w:themeColor="text2"/>
    </w:rPr>
  </w:style>
  <w:style w:type="character" w:styleId="Strong">
    <w:name w:val="Strong"/>
    <w:basedOn w:val="DefaultParagraphFont"/>
    <w:uiPriority w:val="22"/>
    <w:qFormat/>
    <w:rsid w:val="00BB691F"/>
    <w:rPr>
      <w:b/>
      <w:bCs/>
    </w:rPr>
  </w:style>
  <w:style w:type="character" w:styleId="Emphasis">
    <w:name w:val="Emphasis"/>
    <w:basedOn w:val="DefaultParagraphFont"/>
    <w:uiPriority w:val="20"/>
    <w:qFormat/>
    <w:rsid w:val="00BB691F"/>
    <w:rPr>
      <w:i/>
      <w:iCs/>
    </w:rPr>
  </w:style>
  <w:style w:type="paragraph" w:styleId="NoSpacing">
    <w:name w:val="No Spacing"/>
    <w:uiPriority w:val="1"/>
    <w:qFormat/>
    <w:rsid w:val="00BB691F"/>
    <w:pPr>
      <w:spacing w:after="0" w:line="240" w:lineRule="auto"/>
    </w:pPr>
  </w:style>
  <w:style w:type="character" w:styleId="SubtleEmphasis">
    <w:name w:val="Subtle Emphasis"/>
    <w:basedOn w:val="DefaultParagraphFont"/>
    <w:uiPriority w:val="19"/>
    <w:qFormat/>
    <w:rsid w:val="00BB691F"/>
    <w:rPr>
      <w:i/>
      <w:iCs/>
      <w:color w:val="595959" w:themeColor="text1" w:themeTint="A6"/>
    </w:rPr>
  </w:style>
  <w:style w:type="character" w:styleId="SubtleReference">
    <w:name w:val="Subtle Reference"/>
    <w:basedOn w:val="DefaultParagraphFont"/>
    <w:uiPriority w:val="31"/>
    <w:qFormat/>
    <w:rsid w:val="00BB691F"/>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BB691F"/>
    <w:rPr>
      <w:b/>
      <w:bCs/>
      <w:smallCaps/>
      <w:spacing w:val="10"/>
    </w:rPr>
  </w:style>
  <w:style w:type="paragraph" w:styleId="TOCHeading">
    <w:name w:val="TOC Heading"/>
    <w:basedOn w:val="Heading1"/>
    <w:next w:val="Normal"/>
    <w:uiPriority w:val="39"/>
    <w:semiHidden/>
    <w:unhideWhenUsed/>
    <w:qFormat/>
    <w:rsid w:val="00BB691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D9F8E5-83BD-48EE-AF4F-E80AD8EA1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5446</Words>
  <Characters>31047</Characters>
  <Application>Microsoft Office Word</Application>
  <DocSecurity>0</DocSecurity>
  <Lines>258</Lines>
  <Paragraphs>72</Paragraphs>
  <ScaleCrop>false</ScaleCrop>
  <Company>Bellevue School District</Company>
  <LinksUpToDate>false</LinksUpToDate>
  <CharactersWithSpaces>36421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 Evan  (Student)</dc:creator>
  <cp:keywords/>
  <dc:description/>
  <cp:lastModifiedBy>Gall, Evan  (Student)</cp:lastModifiedBy>
  <cp:revision>2</cp:revision>
  <dcterms:created xsi:type="dcterms:W3CDTF">2026-10-16T20:49:00Z</dcterms:created>
  <dcterms:modified xsi:type="dcterms:W3CDTF">2026-10-16T20:49:00Z</dcterms:modified>
</cp:coreProperties>
</file>